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437A" w14:textId="2F0826B1" w:rsidR="00AE5AAB" w:rsidRPr="00AE5AAB" w:rsidRDefault="00AE5AAB" w:rsidP="00AE5AAB">
      <w:pPr>
        <w:spacing w:line="480" w:lineRule="auto"/>
        <w:rPr>
          <w:rFonts w:ascii="Arial" w:hAnsi="Arial" w:cs="Arial"/>
          <w:b/>
          <w:bCs/>
          <w:sz w:val="20"/>
          <w:szCs w:val="20"/>
        </w:rPr>
      </w:pPr>
      <w:r w:rsidRPr="00AE5AAB">
        <w:rPr>
          <w:rFonts w:ascii="Arial" w:hAnsi="Arial" w:cs="Arial"/>
          <w:b/>
          <w:bCs/>
          <w:sz w:val="20"/>
          <w:szCs w:val="20"/>
        </w:rPr>
        <w:t xml:space="preserve">Title: </w:t>
      </w:r>
      <w:commentRangeStart w:id="0"/>
      <w:r w:rsidR="009D79B4" w:rsidRPr="009D79B4">
        <w:rPr>
          <w:rFonts w:ascii="Arial" w:hAnsi="Arial" w:cs="Arial"/>
          <w:b/>
          <w:bCs/>
          <w:sz w:val="20"/>
          <w:szCs w:val="20"/>
        </w:rPr>
        <w:t>Rifapentine Population Pharmacokinetics and Dosing Recommendations for Drug-Susceptible Tuberculosis</w:t>
      </w:r>
      <w:commentRangeEnd w:id="0"/>
      <w:r w:rsidR="00B251D3">
        <w:rPr>
          <w:rStyle w:val="CommentReference"/>
        </w:rPr>
        <w:commentReference w:id="0"/>
      </w:r>
    </w:p>
    <w:p w14:paraId="4BAC55E7" w14:textId="77777777" w:rsidR="00AE5AAB" w:rsidRPr="00AE5AAB" w:rsidRDefault="00AE5AAB" w:rsidP="00AE5AAB">
      <w:pPr>
        <w:spacing w:line="480" w:lineRule="auto"/>
        <w:rPr>
          <w:rFonts w:ascii="Arial" w:hAnsi="Arial" w:cs="Arial"/>
          <w:b/>
          <w:bCs/>
          <w:sz w:val="20"/>
          <w:szCs w:val="20"/>
        </w:rPr>
      </w:pPr>
      <w:r w:rsidRPr="00AE5AAB">
        <w:rPr>
          <w:rFonts w:ascii="Arial" w:hAnsi="Arial" w:cs="Arial"/>
          <w:b/>
          <w:bCs/>
          <w:sz w:val="20"/>
          <w:szCs w:val="20"/>
        </w:rPr>
        <w:t xml:space="preserve">Target Journal: </w:t>
      </w:r>
      <w:r w:rsidRPr="00AE5AAB">
        <w:rPr>
          <w:rFonts w:ascii="Arial" w:hAnsi="Arial" w:cs="Arial"/>
          <w:sz w:val="20"/>
          <w:szCs w:val="20"/>
        </w:rPr>
        <w:t>American Journal of Respiratory and Critical Care Medicine</w:t>
      </w:r>
      <w:r w:rsidRPr="00AE5AAB">
        <w:rPr>
          <w:rFonts w:ascii="Arial" w:hAnsi="Arial" w:cs="Arial"/>
          <w:b/>
          <w:bCs/>
          <w:sz w:val="20"/>
          <w:szCs w:val="20"/>
        </w:rPr>
        <w:t xml:space="preserve"> </w:t>
      </w:r>
    </w:p>
    <w:p w14:paraId="42298173" w14:textId="3825339C" w:rsidR="00AE5AAB" w:rsidRPr="00AE5AAB" w:rsidRDefault="00AE5AAB" w:rsidP="00AE5AAB">
      <w:pPr>
        <w:spacing w:line="480" w:lineRule="auto"/>
        <w:rPr>
          <w:rFonts w:ascii="Arial" w:hAnsi="Arial" w:cs="Arial"/>
          <w:b/>
          <w:bCs/>
          <w:sz w:val="20"/>
          <w:szCs w:val="20"/>
        </w:rPr>
      </w:pPr>
      <w:r w:rsidRPr="00AE5AAB">
        <w:rPr>
          <w:rFonts w:ascii="Arial" w:hAnsi="Arial" w:cs="Arial"/>
          <w:b/>
          <w:bCs/>
          <w:sz w:val="20"/>
          <w:szCs w:val="20"/>
        </w:rPr>
        <w:t xml:space="preserve">Word Count </w:t>
      </w:r>
      <w:r w:rsidR="00604E52">
        <w:rPr>
          <w:rFonts w:ascii="Arial" w:hAnsi="Arial" w:cs="Arial"/>
          <w:b/>
          <w:bCs/>
          <w:sz w:val="20"/>
          <w:szCs w:val="20"/>
        </w:rPr>
        <w:t xml:space="preserve">(Max </w:t>
      </w:r>
      <w:r w:rsidRPr="00AE5AAB">
        <w:rPr>
          <w:rFonts w:ascii="Arial" w:hAnsi="Arial" w:cs="Arial"/>
          <w:b/>
          <w:bCs/>
          <w:sz w:val="20"/>
          <w:szCs w:val="20"/>
        </w:rPr>
        <w:t>3500 words</w:t>
      </w:r>
      <w:r w:rsidR="00604E52">
        <w:rPr>
          <w:rFonts w:ascii="Arial" w:hAnsi="Arial" w:cs="Arial"/>
          <w:b/>
          <w:bCs/>
          <w:sz w:val="20"/>
          <w:szCs w:val="20"/>
        </w:rPr>
        <w:t>)</w:t>
      </w:r>
      <w:r w:rsidR="00CE34AC">
        <w:rPr>
          <w:rFonts w:ascii="Arial" w:hAnsi="Arial" w:cs="Arial"/>
          <w:b/>
          <w:bCs/>
          <w:sz w:val="20"/>
          <w:szCs w:val="20"/>
        </w:rPr>
        <w:t xml:space="preserve">: </w:t>
      </w:r>
      <w:r w:rsidR="00CE34AC" w:rsidRPr="009D79B4">
        <w:rPr>
          <w:rFonts w:ascii="Arial" w:hAnsi="Arial" w:cs="Arial"/>
          <w:sz w:val="20"/>
          <w:szCs w:val="20"/>
        </w:rPr>
        <w:t>3</w:t>
      </w:r>
      <w:r w:rsidR="00C64D9B">
        <w:rPr>
          <w:rFonts w:ascii="Arial" w:hAnsi="Arial" w:cs="Arial"/>
          <w:sz w:val="20"/>
          <w:szCs w:val="20"/>
        </w:rPr>
        <w:t>473</w:t>
      </w:r>
      <w:r w:rsidR="00CE34AC" w:rsidRPr="009D79B4">
        <w:rPr>
          <w:rFonts w:ascii="Arial" w:hAnsi="Arial" w:cs="Arial"/>
          <w:sz w:val="20"/>
          <w:szCs w:val="20"/>
        </w:rPr>
        <w:t xml:space="preserve"> words</w:t>
      </w:r>
    </w:p>
    <w:p w14:paraId="033094CC" w14:textId="282AD23C" w:rsidR="00661E15" w:rsidRDefault="00FA5A7F" w:rsidP="00661E15">
      <w:pPr>
        <w:spacing w:line="480" w:lineRule="auto"/>
        <w:rPr>
          <w:rFonts w:ascii="Arial" w:hAnsi="Arial" w:cs="Arial"/>
          <w:b/>
          <w:bCs/>
          <w:sz w:val="20"/>
          <w:szCs w:val="20"/>
        </w:rPr>
      </w:pPr>
      <w:commentRangeStart w:id="1"/>
      <w:r w:rsidRPr="00AE5AAB">
        <w:rPr>
          <w:rFonts w:ascii="Arial" w:hAnsi="Arial" w:cs="Arial"/>
          <w:b/>
          <w:bCs/>
          <w:sz w:val="20"/>
          <w:szCs w:val="20"/>
        </w:rPr>
        <w:t>Authors</w:t>
      </w:r>
      <w:commentRangeEnd w:id="1"/>
      <w:r w:rsidR="00A04D0A">
        <w:rPr>
          <w:rStyle w:val="CommentReference"/>
        </w:rPr>
        <w:commentReference w:id="1"/>
      </w:r>
      <w:r w:rsidR="00661E15">
        <w:rPr>
          <w:rFonts w:ascii="Arial" w:hAnsi="Arial" w:cs="Arial"/>
          <w:b/>
          <w:bCs/>
          <w:sz w:val="20"/>
          <w:szCs w:val="20"/>
        </w:rPr>
        <w:t xml:space="preserve"> </w:t>
      </w:r>
      <w:r w:rsidR="00661E15" w:rsidRPr="008D16C5">
        <w:rPr>
          <w:rFonts w:ascii="Arial" w:hAnsi="Arial" w:cs="Arial"/>
          <w:b/>
          <w:bCs/>
          <w:sz w:val="20"/>
          <w:szCs w:val="20"/>
          <w:highlight w:val="yellow"/>
        </w:rPr>
        <w:t>(please help suggest authors and order):</w:t>
      </w:r>
    </w:p>
    <w:p w14:paraId="23319A0D" w14:textId="670B2256" w:rsidR="00661E15" w:rsidRPr="00A569DB" w:rsidRDefault="00AE5AAB" w:rsidP="00661E15">
      <w:pPr>
        <w:spacing w:line="480" w:lineRule="auto"/>
        <w:rPr>
          <w:rFonts w:ascii="Arial" w:hAnsi="Arial" w:cs="Arial"/>
          <w:sz w:val="20"/>
          <w:szCs w:val="20"/>
        </w:rPr>
      </w:pPr>
      <w:r w:rsidRPr="00AE5AAB">
        <w:rPr>
          <w:rFonts w:ascii="Arial" w:hAnsi="Arial" w:cs="Arial"/>
          <w:sz w:val="20"/>
          <w:szCs w:val="20"/>
        </w:rPr>
        <w:t xml:space="preserve">Vincent </w:t>
      </w:r>
      <w:r w:rsidR="005C5DDF">
        <w:rPr>
          <w:rFonts w:ascii="Arial" w:hAnsi="Arial" w:cs="Arial"/>
          <w:sz w:val="20"/>
          <w:szCs w:val="20"/>
        </w:rPr>
        <w:t>K</w:t>
      </w:r>
      <w:r w:rsidR="001D7072">
        <w:rPr>
          <w:rFonts w:ascii="Arial" w:hAnsi="Arial" w:cs="Arial"/>
          <w:sz w:val="20"/>
          <w:szCs w:val="20"/>
        </w:rPr>
        <w:t>.</w:t>
      </w:r>
      <w:r w:rsidR="005C5DDF">
        <w:rPr>
          <w:rFonts w:ascii="Arial" w:hAnsi="Arial" w:cs="Arial"/>
          <w:sz w:val="20"/>
          <w:szCs w:val="20"/>
        </w:rPr>
        <w:t xml:space="preserve"> </w:t>
      </w:r>
      <w:r w:rsidRPr="00AE5AAB">
        <w:rPr>
          <w:rFonts w:ascii="Arial" w:hAnsi="Arial" w:cs="Arial"/>
          <w:sz w:val="20"/>
          <w:szCs w:val="20"/>
        </w:rPr>
        <w:t>Chang</w:t>
      </w:r>
      <w:r w:rsidR="005C5DDF">
        <w:rPr>
          <w:rFonts w:ascii="Arial" w:hAnsi="Arial" w:cs="Arial"/>
          <w:sz w:val="20"/>
          <w:szCs w:val="20"/>
        </w:rPr>
        <w:t>*</w:t>
      </w:r>
      <w:r w:rsidR="005C5DDF">
        <w:rPr>
          <w:rFonts w:ascii="Arial" w:hAnsi="Arial" w:cs="Arial"/>
          <w:sz w:val="20"/>
          <w:szCs w:val="20"/>
          <w:vertAlign w:val="superscript"/>
        </w:rPr>
        <w:t>,</w:t>
      </w:r>
      <w:r w:rsidRPr="00AE5AAB">
        <w:rPr>
          <w:rFonts w:ascii="Arial" w:hAnsi="Arial" w:cs="Arial"/>
          <w:sz w:val="20"/>
          <w:szCs w:val="20"/>
          <w:vertAlign w:val="superscript"/>
        </w:rPr>
        <w:t>1,2</w:t>
      </w:r>
      <w:r w:rsidRPr="00AE5AAB">
        <w:rPr>
          <w:rFonts w:ascii="Arial" w:hAnsi="Arial" w:cs="Arial"/>
          <w:sz w:val="20"/>
          <w:szCs w:val="20"/>
        </w:rPr>
        <w:t>, Marjorie Zamora Imperial</w:t>
      </w:r>
      <w:r w:rsidRPr="00AE5AAB">
        <w:rPr>
          <w:rFonts w:ascii="Arial" w:hAnsi="Arial" w:cs="Arial"/>
          <w:sz w:val="20"/>
          <w:szCs w:val="20"/>
          <w:vertAlign w:val="superscript"/>
        </w:rPr>
        <w:t>1,2</w:t>
      </w:r>
      <w:r w:rsidRPr="00AE5AAB">
        <w:rPr>
          <w:rFonts w:ascii="Arial" w:hAnsi="Arial" w:cs="Arial"/>
          <w:sz w:val="20"/>
          <w:szCs w:val="20"/>
        </w:rPr>
        <w:t>, Nan Zhang</w:t>
      </w:r>
      <w:r w:rsidR="00CE34AC" w:rsidRPr="00AE5AAB">
        <w:rPr>
          <w:rFonts w:ascii="Arial" w:hAnsi="Arial" w:cs="Arial"/>
          <w:sz w:val="20"/>
          <w:szCs w:val="20"/>
          <w:vertAlign w:val="superscript"/>
        </w:rPr>
        <w:t>1,2</w:t>
      </w:r>
      <w:r w:rsidRPr="00AE5AAB">
        <w:rPr>
          <w:rFonts w:ascii="Arial" w:hAnsi="Arial" w:cs="Arial"/>
          <w:sz w:val="20"/>
          <w:szCs w:val="20"/>
        </w:rPr>
        <w:t xml:space="preserve">, </w:t>
      </w:r>
      <w:r w:rsidR="00C62376">
        <w:rPr>
          <w:rFonts w:ascii="Arial" w:hAnsi="Arial" w:cs="Arial"/>
          <w:sz w:val="20"/>
          <w:szCs w:val="20"/>
        </w:rPr>
        <w:t>Patrick PJ Phillips</w:t>
      </w:r>
      <w:r w:rsidR="00C62376" w:rsidRPr="00C62376">
        <w:rPr>
          <w:rFonts w:ascii="Arial" w:hAnsi="Arial" w:cs="Arial"/>
          <w:sz w:val="20"/>
          <w:szCs w:val="20"/>
          <w:vertAlign w:val="superscript"/>
          <w:lang w:val="es-US"/>
        </w:rPr>
        <w:t>2,3</w:t>
      </w:r>
      <w:r w:rsidR="00C62376">
        <w:rPr>
          <w:rFonts w:ascii="Arial" w:hAnsi="Arial" w:cs="Arial"/>
          <w:sz w:val="20"/>
          <w:szCs w:val="20"/>
          <w:lang w:val="es-US"/>
        </w:rPr>
        <w:t xml:space="preserve">, </w:t>
      </w:r>
      <w:r w:rsidR="00A569DB">
        <w:rPr>
          <w:rFonts w:ascii="Arial" w:hAnsi="Arial" w:cs="Arial"/>
          <w:sz w:val="20"/>
          <w:szCs w:val="20"/>
        </w:rPr>
        <w:t>Payam Nahid</w:t>
      </w:r>
      <w:r w:rsidR="00C62376" w:rsidRPr="00C62376">
        <w:rPr>
          <w:rFonts w:ascii="Arial" w:hAnsi="Arial" w:cs="Arial"/>
          <w:sz w:val="20"/>
          <w:szCs w:val="20"/>
          <w:vertAlign w:val="superscript"/>
          <w:lang w:val="es-US"/>
        </w:rPr>
        <w:t>2,3</w:t>
      </w:r>
      <w:r w:rsidR="00A569DB">
        <w:rPr>
          <w:rFonts w:ascii="Arial" w:hAnsi="Arial" w:cs="Arial"/>
          <w:sz w:val="20"/>
          <w:szCs w:val="20"/>
        </w:rPr>
        <w:t xml:space="preserve">, </w:t>
      </w:r>
      <w:r w:rsidR="00661E15" w:rsidRPr="00C62376">
        <w:rPr>
          <w:rFonts w:ascii="Arial" w:hAnsi="Arial" w:cs="Arial"/>
          <w:sz w:val="20"/>
          <w:szCs w:val="20"/>
        </w:rPr>
        <w:t>Marc Weiner</w:t>
      </w:r>
      <w:r w:rsidR="00661E15">
        <w:rPr>
          <w:rFonts w:ascii="Arial" w:hAnsi="Arial" w:cs="Arial"/>
          <w:sz w:val="20"/>
          <w:szCs w:val="20"/>
          <w:vertAlign w:val="superscript"/>
        </w:rPr>
        <w:t>4</w:t>
      </w:r>
      <w:r w:rsidR="00661E15">
        <w:rPr>
          <w:rFonts w:ascii="Arial" w:hAnsi="Arial" w:cs="Arial"/>
          <w:sz w:val="20"/>
          <w:szCs w:val="20"/>
        </w:rPr>
        <w:t xml:space="preserve">, </w:t>
      </w:r>
      <w:r w:rsidR="009F30FF" w:rsidRPr="009F30FF">
        <w:rPr>
          <w:rFonts w:ascii="Arial" w:hAnsi="Arial" w:cs="Arial"/>
          <w:sz w:val="20"/>
          <w:szCs w:val="20"/>
        </w:rPr>
        <w:t>Ekaterina V. Kurbatova</w:t>
      </w:r>
      <w:r w:rsidR="009F30FF" w:rsidRPr="009F30FF">
        <w:rPr>
          <w:rFonts w:ascii="Arial" w:hAnsi="Arial" w:cs="Arial"/>
          <w:sz w:val="20"/>
          <w:szCs w:val="20"/>
          <w:vertAlign w:val="superscript"/>
        </w:rPr>
        <w:t>5</w:t>
      </w:r>
      <w:r w:rsidR="009F30FF">
        <w:rPr>
          <w:rFonts w:ascii="Arial" w:hAnsi="Arial" w:cs="Arial"/>
          <w:sz w:val="20"/>
          <w:szCs w:val="20"/>
        </w:rPr>
        <w:t xml:space="preserve">, </w:t>
      </w:r>
      <w:r w:rsidR="00661E15" w:rsidRPr="00C62376">
        <w:rPr>
          <w:rFonts w:ascii="Arial" w:hAnsi="Arial" w:cs="Arial"/>
          <w:sz w:val="20"/>
          <w:szCs w:val="20"/>
        </w:rPr>
        <w:t>William Whitworth</w:t>
      </w:r>
      <w:r w:rsidR="00661E15" w:rsidRPr="00C62376">
        <w:rPr>
          <w:rFonts w:ascii="Arial" w:hAnsi="Arial" w:cs="Arial"/>
          <w:sz w:val="20"/>
          <w:szCs w:val="20"/>
          <w:vertAlign w:val="superscript"/>
        </w:rPr>
        <w:t>5</w:t>
      </w:r>
      <w:r w:rsidR="00661E15">
        <w:rPr>
          <w:rFonts w:ascii="Arial" w:hAnsi="Arial" w:cs="Arial"/>
          <w:sz w:val="20"/>
          <w:szCs w:val="20"/>
        </w:rPr>
        <w:t xml:space="preserve">, </w:t>
      </w:r>
      <w:r w:rsidR="00661E15" w:rsidRPr="00C62376">
        <w:rPr>
          <w:rFonts w:ascii="Arial" w:hAnsi="Arial" w:cs="Arial"/>
          <w:sz w:val="20"/>
          <w:szCs w:val="20"/>
        </w:rPr>
        <w:t>Kia Bryant</w:t>
      </w:r>
      <w:r w:rsidR="00661E15" w:rsidRPr="00C62376">
        <w:rPr>
          <w:rFonts w:ascii="Arial" w:hAnsi="Arial" w:cs="Arial"/>
          <w:sz w:val="20"/>
          <w:szCs w:val="20"/>
          <w:vertAlign w:val="superscript"/>
        </w:rPr>
        <w:t>5</w:t>
      </w:r>
      <w:r w:rsidR="00661E15">
        <w:rPr>
          <w:rFonts w:ascii="Arial" w:hAnsi="Arial" w:cs="Arial"/>
          <w:sz w:val="20"/>
          <w:szCs w:val="20"/>
        </w:rPr>
        <w:t xml:space="preserve">, </w:t>
      </w:r>
      <w:r w:rsidR="009F30FF" w:rsidRPr="009F30FF">
        <w:rPr>
          <w:rFonts w:ascii="Arial" w:hAnsi="Arial" w:cs="Arial"/>
          <w:sz w:val="20"/>
          <w:szCs w:val="20"/>
        </w:rPr>
        <w:t>Wendy Carr</w:t>
      </w:r>
      <w:r w:rsidR="009F30FF" w:rsidRPr="009F30FF">
        <w:rPr>
          <w:rFonts w:ascii="Arial" w:hAnsi="Arial" w:cs="Arial"/>
          <w:sz w:val="20"/>
          <w:szCs w:val="20"/>
          <w:vertAlign w:val="superscript"/>
        </w:rPr>
        <w:t>5</w:t>
      </w:r>
      <w:r w:rsidR="009F30FF">
        <w:rPr>
          <w:rFonts w:ascii="Arial" w:hAnsi="Arial" w:cs="Arial"/>
          <w:sz w:val="20"/>
          <w:szCs w:val="20"/>
        </w:rPr>
        <w:t xml:space="preserve">, </w:t>
      </w:r>
      <w:r w:rsidR="00661E15" w:rsidRPr="00C62376">
        <w:rPr>
          <w:rFonts w:ascii="Arial" w:hAnsi="Arial" w:cs="Arial"/>
          <w:sz w:val="20"/>
          <w:szCs w:val="20"/>
        </w:rPr>
        <w:t>Melissa L. Engle</w:t>
      </w:r>
      <w:r w:rsidR="00661E15">
        <w:rPr>
          <w:rFonts w:ascii="Arial" w:hAnsi="Arial" w:cs="Arial"/>
          <w:sz w:val="20"/>
          <w:szCs w:val="20"/>
          <w:vertAlign w:val="superscript"/>
        </w:rPr>
        <w:t>4</w:t>
      </w:r>
      <w:r w:rsidR="00661E15">
        <w:rPr>
          <w:rFonts w:ascii="Arial" w:hAnsi="Arial" w:cs="Arial"/>
          <w:sz w:val="20"/>
          <w:szCs w:val="20"/>
        </w:rPr>
        <w:t xml:space="preserve">, </w:t>
      </w:r>
      <w:r w:rsidR="00661E15" w:rsidRPr="00C62376">
        <w:rPr>
          <w:rFonts w:ascii="Arial" w:hAnsi="Arial" w:cs="Arial"/>
          <w:sz w:val="20"/>
          <w:szCs w:val="20"/>
        </w:rPr>
        <w:t>Susan E. Dorman</w:t>
      </w:r>
      <w:r w:rsidR="00661E15">
        <w:rPr>
          <w:rFonts w:ascii="Arial" w:hAnsi="Arial" w:cs="Arial"/>
          <w:sz w:val="20"/>
          <w:szCs w:val="20"/>
          <w:vertAlign w:val="superscript"/>
        </w:rPr>
        <w:t>6</w:t>
      </w:r>
      <w:r w:rsidR="00661E15">
        <w:rPr>
          <w:rFonts w:ascii="Arial" w:hAnsi="Arial" w:cs="Arial"/>
          <w:sz w:val="20"/>
          <w:szCs w:val="20"/>
        </w:rPr>
        <w:t xml:space="preserve">, </w:t>
      </w:r>
      <w:r w:rsidR="00661E15" w:rsidRPr="00C62376">
        <w:rPr>
          <w:rFonts w:ascii="Arial" w:hAnsi="Arial" w:cs="Arial"/>
          <w:sz w:val="20"/>
          <w:szCs w:val="20"/>
        </w:rPr>
        <w:t>Susan Swindells</w:t>
      </w:r>
      <w:r w:rsidR="00661E15">
        <w:rPr>
          <w:rFonts w:ascii="Arial" w:hAnsi="Arial" w:cs="Arial"/>
          <w:sz w:val="20"/>
          <w:szCs w:val="20"/>
          <w:vertAlign w:val="superscript"/>
        </w:rPr>
        <w:t>7</w:t>
      </w:r>
      <w:r w:rsidR="00661E15">
        <w:rPr>
          <w:rFonts w:ascii="Arial" w:hAnsi="Arial" w:cs="Arial"/>
          <w:sz w:val="20"/>
          <w:szCs w:val="20"/>
        </w:rPr>
        <w:t xml:space="preserve">, </w:t>
      </w:r>
      <w:r w:rsidR="00661E15" w:rsidRPr="00C62376">
        <w:rPr>
          <w:rFonts w:ascii="Arial" w:hAnsi="Arial" w:cs="Arial"/>
          <w:sz w:val="20"/>
          <w:szCs w:val="20"/>
        </w:rPr>
        <w:t>Richard E. Chaisson</w:t>
      </w:r>
      <w:r w:rsidR="00661E15">
        <w:rPr>
          <w:rFonts w:ascii="Arial" w:hAnsi="Arial" w:cs="Arial"/>
          <w:sz w:val="20"/>
          <w:szCs w:val="20"/>
          <w:vertAlign w:val="superscript"/>
        </w:rPr>
        <w:t>8</w:t>
      </w:r>
      <w:r w:rsidR="00661E15">
        <w:rPr>
          <w:rFonts w:ascii="Arial" w:hAnsi="Arial" w:cs="Arial"/>
          <w:sz w:val="20"/>
          <w:szCs w:val="20"/>
        </w:rPr>
        <w:t xml:space="preserve">, </w:t>
      </w:r>
      <w:r w:rsidR="009F30FF" w:rsidRPr="009F30FF">
        <w:rPr>
          <w:rFonts w:ascii="Arial" w:hAnsi="Arial" w:cs="Arial"/>
          <w:sz w:val="20"/>
          <w:szCs w:val="20"/>
        </w:rPr>
        <w:t>Nguyen Viet Nhung</w:t>
      </w:r>
      <w:r w:rsidR="009F30FF">
        <w:rPr>
          <w:rFonts w:ascii="Arial" w:hAnsi="Arial" w:cs="Arial"/>
          <w:sz w:val="20"/>
          <w:szCs w:val="20"/>
          <w:vertAlign w:val="superscript"/>
        </w:rPr>
        <w:t>9,10</w:t>
      </w:r>
      <w:r w:rsidR="009F30FF">
        <w:rPr>
          <w:rFonts w:ascii="Arial" w:hAnsi="Arial" w:cs="Arial"/>
          <w:sz w:val="20"/>
          <w:szCs w:val="20"/>
        </w:rPr>
        <w:t>, P</w:t>
      </w:r>
      <w:r w:rsidR="00661E15" w:rsidRPr="00C62376">
        <w:rPr>
          <w:rFonts w:ascii="Arial" w:hAnsi="Arial" w:cs="Arial"/>
          <w:sz w:val="20"/>
          <w:szCs w:val="20"/>
        </w:rPr>
        <w:t>heona Nsubuga</w:t>
      </w:r>
      <w:r w:rsidR="009F30FF">
        <w:rPr>
          <w:rFonts w:ascii="Arial" w:hAnsi="Arial" w:cs="Arial"/>
          <w:sz w:val="20"/>
          <w:szCs w:val="20"/>
          <w:vertAlign w:val="superscript"/>
        </w:rPr>
        <w:t>11</w:t>
      </w:r>
      <w:r w:rsidR="00661E15">
        <w:rPr>
          <w:rFonts w:ascii="Arial" w:hAnsi="Arial" w:cs="Arial"/>
          <w:sz w:val="20"/>
          <w:szCs w:val="20"/>
        </w:rPr>
        <w:t xml:space="preserve">, </w:t>
      </w:r>
      <w:r w:rsidR="00661E15" w:rsidRPr="00C62376">
        <w:rPr>
          <w:rFonts w:ascii="Arial" w:hAnsi="Arial" w:cs="Arial"/>
          <w:sz w:val="20"/>
          <w:szCs w:val="20"/>
        </w:rPr>
        <w:t>Kelly E. Dooley</w:t>
      </w:r>
      <w:r w:rsidR="00661E15" w:rsidRPr="00C62376">
        <w:rPr>
          <w:rFonts w:ascii="Arial" w:hAnsi="Arial" w:cs="Arial"/>
          <w:sz w:val="20"/>
          <w:szCs w:val="20"/>
          <w:vertAlign w:val="superscript"/>
        </w:rPr>
        <w:t>1</w:t>
      </w:r>
      <w:r w:rsidR="009F30FF">
        <w:rPr>
          <w:rFonts w:ascii="Arial" w:hAnsi="Arial" w:cs="Arial"/>
          <w:sz w:val="20"/>
          <w:szCs w:val="20"/>
          <w:vertAlign w:val="superscript"/>
        </w:rPr>
        <w:t>2</w:t>
      </w:r>
      <w:r w:rsidR="00661E15">
        <w:rPr>
          <w:rFonts w:ascii="Arial" w:hAnsi="Arial" w:cs="Arial"/>
          <w:sz w:val="20"/>
          <w:szCs w:val="20"/>
        </w:rPr>
        <w:t xml:space="preserve">, </w:t>
      </w:r>
      <w:r w:rsidR="00240DD7" w:rsidRPr="00240DD7">
        <w:rPr>
          <w:rFonts w:ascii="Arial" w:hAnsi="Arial" w:cs="Arial"/>
          <w:sz w:val="20"/>
          <w:szCs w:val="20"/>
        </w:rPr>
        <w:t>Andreas Diacon</w:t>
      </w:r>
      <w:r w:rsidR="00240DD7" w:rsidRPr="00240DD7">
        <w:rPr>
          <w:rFonts w:ascii="Arial" w:hAnsi="Arial" w:cs="Arial"/>
          <w:sz w:val="20"/>
          <w:szCs w:val="20"/>
          <w:vertAlign w:val="superscript"/>
        </w:rPr>
        <w:t>13</w:t>
      </w:r>
      <w:r w:rsidR="00240DD7">
        <w:rPr>
          <w:rFonts w:ascii="Arial" w:hAnsi="Arial" w:cs="Arial"/>
          <w:sz w:val="20"/>
          <w:szCs w:val="20"/>
        </w:rPr>
        <w:t xml:space="preserve">, </w:t>
      </w:r>
      <w:r w:rsidRPr="00AE5AAB">
        <w:rPr>
          <w:rFonts w:ascii="Arial" w:hAnsi="Arial" w:cs="Arial"/>
          <w:sz w:val="20"/>
          <w:szCs w:val="20"/>
        </w:rPr>
        <w:t xml:space="preserve">Radojka </w:t>
      </w:r>
      <w:r>
        <w:rPr>
          <w:rFonts w:ascii="Arial" w:hAnsi="Arial" w:cs="Arial"/>
          <w:sz w:val="20"/>
          <w:szCs w:val="20"/>
        </w:rPr>
        <w:t xml:space="preserve">M. </w:t>
      </w:r>
      <w:r w:rsidRPr="00AE5AAB">
        <w:rPr>
          <w:rFonts w:ascii="Arial" w:hAnsi="Arial" w:cs="Arial"/>
          <w:sz w:val="20"/>
          <w:szCs w:val="20"/>
        </w:rPr>
        <w:t>Savic</w:t>
      </w:r>
      <w:r w:rsidRPr="00AE5AAB">
        <w:rPr>
          <w:rFonts w:ascii="Arial" w:hAnsi="Arial" w:cs="Arial"/>
          <w:sz w:val="20"/>
          <w:szCs w:val="20"/>
          <w:vertAlign w:val="superscript"/>
        </w:rPr>
        <w:t>1,2</w:t>
      </w:r>
      <w:r w:rsidR="00661E15">
        <w:rPr>
          <w:rFonts w:ascii="Arial" w:hAnsi="Arial" w:cs="Arial"/>
          <w:sz w:val="20"/>
          <w:szCs w:val="20"/>
        </w:rPr>
        <w:t>, and the AIDS Clinical Trial Group and Tuberculosis Trials Consortium</w:t>
      </w:r>
    </w:p>
    <w:p w14:paraId="67EEFDA1" w14:textId="78591D4F" w:rsidR="001D7072" w:rsidRPr="001D7072" w:rsidRDefault="001D7072" w:rsidP="001D7072">
      <w:pPr>
        <w:spacing w:line="480" w:lineRule="auto"/>
        <w:rPr>
          <w:rFonts w:ascii="Arial" w:hAnsi="Arial" w:cs="Arial"/>
          <w:b/>
          <w:bCs/>
          <w:sz w:val="20"/>
          <w:szCs w:val="20"/>
        </w:rPr>
      </w:pPr>
      <w:r w:rsidRPr="001D7072">
        <w:rPr>
          <w:rFonts w:ascii="Arial" w:hAnsi="Arial" w:cs="Arial"/>
          <w:b/>
          <w:bCs/>
          <w:sz w:val="20"/>
          <w:szCs w:val="20"/>
        </w:rPr>
        <w:t>Corresponding Author:</w:t>
      </w:r>
      <w:r w:rsidRPr="001D7072">
        <w:rPr>
          <w:rFonts w:ascii="Arial" w:hAnsi="Arial" w:cs="Arial"/>
          <w:sz w:val="20"/>
          <w:szCs w:val="20"/>
        </w:rPr>
        <w:t xml:space="preserve"> </w:t>
      </w:r>
      <w:hyperlink r:id="rId11" w:history="1">
        <w:r w:rsidR="00C76EF3" w:rsidRPr="00545153">
          <w:rPr>
            <w:rStyle w:val="Hyperlink"/>
            <w:rFonts w:ascii="Arial" w:hAnsi="Arial" w:cs="Arial"/>
            <w:sz w:val="20"/>
            <w:szCs w:val="20"/>
          </w:rPr>
          <w:t>vincent.chang@ucsf.edu</w:t>
        </w:r>
      </w:hyperlink>
      <w:r w:rsidR="00C76EF3">
        <w:rPr>
          <w:rFonts w:ascii="Arial" w:hAnsi="Arial" w:cs="Arial"/>
          <w:sz w:val="20"/>
          <w:szCs w:val="20"/>
        </w:rPr>
        <w:t xml:space="preserve"> (</w:t>
      </w:r>
      <w:hyperlink r:id="rId12" w:history="1">
        <w:r w:rsidR="00C76EF3" w:rsidRPr="00545153">
          <w:rPr>
            <w:rStyle w:val="Hyperlink"/>
            <w:rFonts w:ascii="Arial" w:hAnsi="Arial" w:cs="Arial"/>
            <w:sz w:val="20"/>
            <w:szCs w:val="20"/>
          </w:rPr>
          <w:t>rada.savic@ucsf.edu</w:t>
        </w:r>
      </w:hyperlink>
      <w:r w:rsidR="00C76EF3">
        <w:rPr>
          <w:rFonts w:ascii="Arial" w:hAnsi="Arial" w:cs="Arial"/>
          <w:sz w:val="20"/>
          <w:szCs w:val="20"/>
        </w:rPr>
        <w:t xml:space="preserve"> for publication)</w:t>
      </w:r>
    </w:p>
    <w:p w14:paraId="7F0D568C" w14:textId="46E49595" w:rsidR="00A569DB" w:rsidRDefault="00A569DB" w:rsidP="00AE5AAB">
      <w:pPr>
        <w:spacing w:line="480" w:lineRule="auto"/>
        <w:rPr>
          <w:rFonts w:ascii="Arial" w:hAnsi="Arial" w:cs="Arial"/>
          <w:sz w:val="20"/>
          <w:szCs w:val="20"/>
        </w:rPr>
      </w:pPr>
    </w:p>
    <w:p w14:paraId="4A4B411B" w14:textId="4BBBBB28" w:rsidR="00A569DB" w:rsidRPr="00A569DB" w:rsidRDefault="00A569DB" w:rsidP="00AE5AAB">
      <w:pPr>
        <w:spacing w:line="480" w:lineRule="auto"/>
        <w:rPr>
          <w:rFonts w:ascii="Arial" w:hAnsi="Arial" w:cs="Arial"/>
          <w:b/>
          <w:bCs/>
          <w:sz w:val="20"/>
          <w:szCs w:val="20"/>
        </w:rPr>
      </w:pPr>
      <w:r w:rsidRPr="00A569DB">
        <w:rPr>
          <w:rFonts w:ascii="Arial" w:hAnsi="Arial" w:cs="Arial"/>
          <w:b/>
          <w:bCs/>
          <w:sz w:val="20"/>
          <w:szCs w:val="20"/>
        </w:rPr>
        <w:t>Affiliations</w:t>
      </w:r>
    </w:p>
    <w:p w14:paraId="7BE73B71" w14:textId="77777777" w:rsidR="00AE5AAB" w:rsidRPr="00AE5AAB" w:rsidRDefault="00AE5AAB" w:rsidP="00AE5AAB">
      <w:pPr>
        <w:spacing w:line="480" w:lineRule="auto"/>
        <w:rPr>
          <w:rFonts w:ascii="Arial" w:eastAsia="PMingLiU" w:hAnsi="Arial" w:cs="Arial"/>
          <w:sz w:val="20"/>
          <w:szCs w:val="20"/>
        </w:rPr>
      </w:pPr>
      <w:r w:rsidRPr="00AE5AAB">
        <w:rPr>
          <w:rFonts w:ascii="Arial" w:eastAsia="PMingLiU" w:hAnsi="Arial" w:cs="Arial"/>
          <w:sz w:val="20"/>
          <w:szCs w:val="20"/>
          <w:vertAlign w:val="superscript"/>
        </w:rPr>
        <w:t>1</w:t>
      </w:r>
      <w:r w:rsidRPr="00AE5AAB">
        <w:rPr>
          <w:rFonts w:ascii="Arial" w:eastAsia="PMingLiU" w:hAnsi="Arial" w:cs="Arial"/>
          <w:sz w:val="20"/>
          <w:szCs w:val="20"/>
        </w:rPr>
        <w:t xml:space="preserve"> Department of Bioengineering and Therapeutic Sciences, University of California, San Francisco, San Francisco, California, United States of America</w:t>
      </w:r>
    </w:p>
    <w:p w14:paraId="70E05C87" w14:textId="77777777" w:rsidR="00AE5AAB" w:rsidRPr="00AE5AAB" w:rsidRDefault="00AE5AAB" w:rsidP="00AE5AAB">
      <w:pPr>
        <w:spacing w:line="480" w:lineRule="auto"/>
        <w:rPr>
          <w:rFonts w:ascii="Arial" w:eastAsia="Arial Unicode MS" w:hAnsi="Arial" w:cs="Arial"/>
          <w:sz w:val="20"/>
          <w:szCs w:val="20"/>
          <w:lang w:eastAsia="zh-TW"/>
        </w:rPr>
      </w:pPr>
      <w:r w:rsidRPr="00AE5AAB">
        <w:rPr>
          <w:rFonts w:ascii="Arial" w:eastAsia="Arial Unicode MS" w:hAnsi="Arial" w:cs="Arial"/>
          <w:sz w:val="20"/>
          <w:szCs w:val="20"/>
          <w:vertAlign w:val="superscript"/>
          <w:lang w:eastAsia="zh-TW"/>
        </w:rPr>
        <w:t>2</w:t>
      </w:r>
      <w:r w:rsidRPr="00AE5AAB">
        <w:rPr>
          <w:rFonts w:ascii="Arial" w:eastAsia="Arial Unicode MS" w:hAnsi="Arial" w:cs="Arial"/>
          <w:sz w:val="20"/>
          <w:szCs w:val="20"/>
          <w:lang w:eastAsia="zh-TW"/>
        </w:rPr>
        <w:t xml:space="preserve"> UCSF Center for Tuberculosis, University of California, San Francisco, San Francisco, California, United States of America</w:t>
      </w:r>
    </w:p>
    <w:p w14:paraId="6A4A9842" w14:textId="1F59FAA2" w:rsidR="00AE5AAB" w:rsidRPr="000209C9" w:rsidRDefault="00AE5AAB" w:rsidP="00AE5AAB">
      <w:pPr>
        <w:spacing w:line="480" w:lineRule="auto"/>
        <w:rPr>
          <w:rFonts w:ascii="Arial" w:eastAsia="Arial Unicode MS" w:hAnsi="Arial" w:cs="Arial"/>
          <w:sz w:val="20"/>
          <w:szCs w:val="20"/>
          <w:lang w:eastAsia="zh-TW"/>
        </w:rPr>
      </w:pPr>
      <w:r w:rsidRPr="00AE5AAB">
        <w:rPr>
          <w:rFonts w:ascii="Arial" w:eastAsia="Arial Unicode MS" w:hAnsi="Arial" w:cs="Arial"/>
          <w:sz w:val="20"/>
          <w:szCs w:val="20"/>
          <w:vertAlign w:val="superscript"/>
          <w:lang w:eastAsia="zh-TW"/>
        </w:rPr>
        <w:t>3</w:t>
      </w:r>
      <w:r w:rsidRPr="00AE5AAB">
        <w:rPr>
          <w:rFonts w:ascii="Arial" w:eastAsia="Arial Unicode MS" w:hAnsi="Arial" w:cs="Arial"/>
          <w:sz w:val="20"/>
          <w:szCs w:val="20"/>
          <w:lang w:eastAsia="zh-TW"/>
        </w:rPr>
        <w:t xml:space="preserve"> Division of Pulmonary and Critical Care Medicine, University of California, San Francisco, San Francisco, California, United States of America</w:t>
      </w:r>
    </w:p>
    <w:p w14:paraId="420E23BF" w14:textId="54DC9109" w:rsidR="00C62376" w:rsidRPr="000209C9" w:rsidRDefault="00C62376" w:rsidP="00C62376">
      <w:pPr>
        <w:spacing w:line="480" w:lineRule="auto"/>
        <w:rPr>
          <w:rFonts w:ascii="Arial" w:hAnsi="Arial" w:cs="Arial"/>
          <w:sz w:val="20"/>
          <w:szCs w:val="20"/>
        </w:rPr>
      </w:pPr>
      <w:r w:rsidRPr="000209C9">
        <w:rPr>
          <w:rFonts w:ascii="Arial" w:hAnsi="Arial" w:cs="Arial"/>
          <w:sz w:val="20"/>
          <w:szCs w:val="20"/>
          <w:vertAlign w:val="superscript"/>
        </w:rPr>
        <w:t>4</w:t>
      </w:r>
      <w:r w:rsidRPr="000209C9">
        <w:rPr>
          <w:rFonts w:ascii="Arial" w:hAnsi="Arial" w:cs="Arial"/>
          <w:sz w:val="20"/>
          <w:szCs w:val="20"/>
        </w:rPr>
        <w:t xml:space="preserve"> University of Texas Health Science Center at San Antonio and the South Texas Veterans Health Care System, San Antonio, Texas, United States of America</w:t>
      </w:r>
    </w:p>
    <w:p w14:paraId="584B0A86" w14:textId="6F1036CB" w:rsidR="00C62376" w:rsidRPr="000209C9" w:rsidRDefault="00C62376" w:rsidP="00C62376">
      <w:pPr>
        <w:spacing w:line="480" w:lineRule="auto"/>
        <w:rPr>
          <w:rFonts w:ascii="Arial" w:hAnsi="Arial" w:cs="Arial"/>
          <w:sz w:val="20"/>
          <w:szCs w:val="20"/>
        </w:rPr>
      </w:pPr>
      <w:r w:rsidRPr="000209C9">
        <w:rPr>
          <w:rFonts w:ascii="Arial" w:hAnsi="Arial" w:cs="Arial"/>
          <w:sz w:val="20"/>
          <w:szCs w:val="20"/>
          <w:vertAlign w:val="superscript"/>
        </w:rPr>
        <w:t xml:space="preserve">5 </w:t>
      </w:r>
      <w:r w:rsidRPr="000209C9">
        <w:rPr>
          <w:rFonts w:ascii="Arial" w:hAnsi="Arial" w:cs="Arial"/>
          <w:sz w:val="20"/>
          <w:szCs w:val="20"/>
        </w:rPr>
        <w:t>Centers for Disease Control and Prevention, Atlanta, Georgia, United States of America</w:t>
      </w:r>
    </w:p>
    <w:p w14:paraId="5C130048" w14:textId="13EBF4D5" w:rsidR="00C62376" w:rsidRPr="000209C9" w:rsidRDefault="000209C9" w:rsidP="00C62376">
      <w:pPr>
        <w:spacing w:line="480" w:lineRule="auto"/>
        <w:rPr>
          <w:rFonts w:ascii="Arial" w:hAnsi="Arial" w:cs="Arial"/>
          <w:sz w:val="20"/>
          <w:szCs w:val="20"/>
        </w:rPr>
      </w:pPr>
      <w:r w:rsidRPr="000209C9">
        <w:rPr>
          <w:rFonts w:ascii="Arial" w:hAnsi="Arial" w:cs="Arial"/>
          <w:sz w:val="20"/>
          <w:szCs w:val="20"/>
          <w:vertAlign w:val="superscript"/>
        </w:rPr>
        <w:t>6</w:t>
      </w:r>
      <w:r w:rsidR="00C62376" w:rsidRPr="000209C9">
        <w:rPr>
          <w:rFonts w:ascii="Arial" w:hAnsi="Arial" w:cs="Arial"/>
          <w:sz w:val="20"/>
          <w:szCs w:val="20"/>
        </w:rPr>
        <w:t xml:space="preserve"> Medical University of South Carolina, Charleston, South Carolina, United States of America</w:t>
      </w:r>
    </w:p>
    <w:p w14:paraId="3B829F28" w14:textId="0631C792" w:rsidR="00C62376" w:rsidRPr="000209C9" w:rsidRDefault="000209C9" w:rsidP="00C62376">
      <w:pPr>
        <w:spacing w:line="480" w:lineRule="auto"/>
        <w:rPr>
          <w:rFonts w:ascii="Arial" w:hAnsi="Arial" w:cs="Arial"/>
          <w:sz w:val="20"/>
          <w:szCs w:val="20"/>
        </w:rPr>
      </w:pPr>
      <w:r w:rsidRPr="000209C9">
        <w:rPr>
          <w:rFonts w:ascii="Arial" w:hAnsi="Arial" w:cs="Arial"/>
          <w:sz w:val="20"/>
          <w:szCs w:val="20"/>
          <w:vertAlign w:val="superscript"/>
        </w:rPr>
        <w:t>7</w:t>
      </w:r>
      <w:r w:rsidR="00C62376" w:rsidRPr="000209C9">
        <w:rPr>
          <w:rFonts w:ascii="Arial" w:hAnsi="Arial" w:cs="Arial"/>
          <w:sz w:val="20"/>
          <w:szCs w:val="20"/>
          <w:vertAlign w:val="superscript"/>
        </w:rPr>
        <w:t xml:space="preserve"> </w:t>
      </w:r>
      <w:r w:rsidR="00C62376" w:rsidRPr="000209C9">
        <w:rPr>
          <w:rFonts w:ascii="Arial" w:hAnsi="Arial" w:cs="Arial"/>
          <w:sz w:val="20"/>
          <w:szCs w:val="20"/>
        </w:rPr>
        <w:t>University of Nebraska Medical Center, Omaha, Nebraska, United States of America</w:t>
      </w:r>
    </w:p>
    <w:p w14:paraId="28F53A20" w14:textId="67D71666" w:rsidR="000209C9" w:rsidRPr="000209C9" w:rsidRDefault="000209C9" w:rsidP="000209C9">
      <w:pPr>
        <w:spacing w:line="480" w:lineRule="auto"/>
        <w:rPr>
          <w:rFonts w:ascii="Arial" w:hAnsi="Arial" w:cs="Arial"/>
          <w:sz w:val="20"/>
          <w:szCs w:val="20"/>
        </w:rPr>
      </w:pPr>
      <w:r w:rsidRPr="000209C9">
        <w:rPr>
          <w:rFonts w:ascii="Arial" w:hAnsi="Arial" w:cs="Arial"/>
          <w:sz w:val="20"/>
          <w:szCs w:val="20"/>
          <w:vertAlign w:val="superscript"/>
        </w:rPr>
        <w:t xml:space="preserve">8 </w:t>
      </w:r>
      <w:r w:rsidRPr="000209C9">
        <w:rPr>
          <w:rFonts w:ascii="Arial" w:hAnsi="Arial" w:cs="Arial"/>
          <w:sz w:val="20"/>
          <w:szCs w:val="20"/>
        </w:rPr>
        <w:t>Johns Hopkins University School of Medicine, Baltimore, Maryland, United States of America</w:t>
      </w:r>
    </w:p>
    <w:p w14:paraId="72A567F5" w14:textId="77777777" w:rsidR="009F30FF" w:rsidRPr="009F30FF" w:rsidRDefault="009F30FF" w:rsidP="009F30FF">
      <w:pPr>
        <w:spacing w:line="480" w:lineRule="auto"/>
        <w:rPr>
          <w:rFonts w:ascii="Arial" w:hAnsi="Arial" w:cs="Arial"/>
          <w:sz w:val="20"/>
          <w:szCs w:val="20"/>
        </w:rPr>
      </w:pPr>
      <w:r w:rsidRPr="009F30FF">
        <w:rPr>
          <w:rFonts w:ascii="Arial" w:hAnsi="Arial" w:cs="Arial"/>
          <w:sz w:val="20"/>
          <w:szCs w:val="20"/>
          <w:vertAlign w:val="superscript"/>
        </w:rPr>
        <w:t>9</w:t>
      </w:r>
      <w:r w:rsidRPr="009F30FF">
        <w:rPr>
          <w:rFonts w:ascii="Arial" w:hAnsi="Arial" w:cs="Arial"/>
          <w:sz w:val="20"/>
          <w:szCs w:val="20"/>
        </w:rPr>
        <w:t xml:space="preserve"> Vietnam National Tuberculosis Program–University of California, San Francisco Research Collaboration Unit, Hanoi, Vietnam</w:t>
      </w:r>
    </w:p>
    <w:p w14:paraId="4E9217F1" w14:textId="77777777" w:rsidR="009F30FF" w:rsidRPr="009F30FF" w:rsidRDefault="009F30FF" w:rsidP="009F30FF">
      <w:pPr>
        <w:spacing w:line="480" w:lineRule="auto"/>
        <w:rPr>
          <w:rFonts w:ascii="Arial" w:hAnsi="Arial" w:cs="Arial"/>
          <w:sz w:val="20"/>
          <w:szCs w:val="20"/>
        </w:rPr>
      </w:pPr>
      <w:r w:rsidRPr="009F30FF">
        <w:rPr>
          <w:rFonts w:ascii="Arial" w:hAnsi="Arial" w:cs="Arial"/>
          <w:sz w:val="20"/>
          <w:szCs w:val="20"/>
          <w:vertAlign w:val="superscript"/>
        </w:rPr>
        <w:t>10</w:t>
      </w:r>
      <w:r w:rsidRPr="009F30FF">
        <w:rPr>
          <w:rFonts w:ascii="Arial" w:hAnsi="Arial" w:cs="Arial"/>
          <w:sz w:val="20"/>
          <w:szCs w:val="20"/>
        </w:rPr>
        <w:t xml:space="preserve"> National Lung Hospital, Hanoi, Vietnam</w:t>
      </w:r>
    </w:p>
    <w:p w14:paraId="55AD4ECB" w14:textId="77777777" w:rsidR="009F30FF" w:rsidRPr="009F30FF" w:rsidRDefault="009F30FF" w:rsidP="009F30FF">
      <w:pPr>
        <w:spacing w:line="480" w:lineRule="auto"/>
        <w:rPr>
          <w:rFonts w:ascii="Arial" w:hAnsi="Arial" w:cs="Arial"/>
          <w:sz w:val="20"/>
          <w:szCs w:val="20"/>
        </w:rPr>
      </w:pPr>
      <w:r w:rsidRPr="009F30FF">
        <w:rPr>
          <w:rFonts w:ascii="Arial" w:hAnsi="Arial" w:cs="Arial"/>
          <w:sz w:val="20"/>
          <w:szCs w:val="20"/>
          <w:vertAlign w:val="superscript"/>
        </w:rPr>
        <w:t>11</w:t>
      </w:r>
      <w:r w:rsidRPr="009F30FF">
        <w:rPr>
          <w:rFonts w:ascii="Arial" w:hAnsi="Arial" w:cs="Arial"/>
          <w:sz w:val="20"/>
          <w:szCs w:val="20"/>
        </w:rPr>
        <w:t xml:space="preserve"> Uganda–Case Western Reserve University Research Collaboration, Kampala, Uganda</w:t>
      </w:r>
    </w:p>
    <w:p w14:paraId="74B49E34" w14:textId="51AB70E2" w:rsidR="009F30FF" w:rsidRDefault="009F30FF" w:rsidP="009F30FF">
      <w:pPr>
        <w:spacing w:line="480" w:lineRule="auto"/>
        <w:rPr>
          <w:rFonts w:ascii="Arial" w:hAnsi="Arial" w:cs="Arial"/>
          <w:sz w:val="20"/>
          <w:szCs w:val="20"/>
        </w:rPr>
      </w:pPr>
      <w:r w:rsidRPr="009F30FF">
        <w:rPr>
          <w:rFonts w:ascii="Arial" w:hAnsi="Arial" w:cs="Arial"/>
          <w:sz w:val="20"/>
          <w:szCs w:val="20"/>
          <w:vertAlign w:val="superscript"/>
        </w:rPr>
        <w:t>12</w:t>
      </w:r>
      <w:r w:rsidRPr="009F30FF">
        <w:rPr>
          <w:rFonts w:ascii="Arial" w:hAnsi="Arial" w:cs="Arial"/>
          <w:sz w:val="20"/>
          <w:szCs w:val="20"/>
        </w:rPr>
        <w:t xml:space="preserve"> Division of Infectious Diseases, Vanderbilt University, Nashville, Tennessee, United States of America</w:t>
      </w:r>
    </w:p>
    <w:p w14:paraId="39166EAF" w14:textId="52253181" w:rsidR="00240DD7" w:rsidRPr="00240DD7" w:rsidRDefault="00240DD7" w:rsidP="009F30FF">
      <w:pPr>
        <w:spacing w:line="480" w:lineRule="auto"/>
        <w:rPr>
          <w:rFonts w:ascii="Arial" w:hAnsi="Arial" w:cs="Arial"/>
          <w:sz w:val="20"/>
          <w:szCs w:val="20"/>
        </w:rPr>
      </w:pPr>
      <w:r w:rsidRPr="00240DD7">
        <w:rPr>
          <w:rFonts w:ascii="Arial" w:hAnsi="Arial" w:cs="Arial"/>
          <w:sz w:val="20"/>
          <w:szCs w:val="20"/>
          <w:vertAlign w:val="superscript"/>
        </w:rPr>
        <w:t>13</w:t>
      </w:r>
      <w:r w:rsidRPr="00240DD7">
        <w:rPr>
          <w:rFonts w:ascii="Arial" w:hAnsi="Arial" w:cs="Arial"/>
          <w:sz w:val="20"/>
          <w:szCs w:val="20"/>
        </w:rPr>
        <w:t xml:space="preserve"> TASK, Cape Town, Western Cape, South Africa</w:t>
      </w:r>
    </w:p>
    <w:p w14:paraId="0478590E" w14:textId="7D282E01" w:rsidR="005C5DDF" w:rsidRPr="005C5DDF" w:rsidRDefault="005C5DDF" w:rsidP="00AE5AAB">
      <w:pPr>
        <w:spacing w:line="480" w:lineRule="auto"/>
        <w:rPr>
          <w:rFonts w:ascii="Arial" w:hAnsi="Arial" w:cs="Arial"/>
          <w:sz w:val="20"/>
          <w:szCs w:val="20"/>
        </w:rPr>
      </w:pPr>
      <w:r>
        <w:rPr>
          <w:rFonts w:ascii="Arial" w:hAnsi="Arial" w:cs="Arial"/>
          <w:sz w:val="20"/>
          <w:szCs w:val="20"/>
        </w:rPr>
        <w:t>*Corresponding Author</w:t>
      </w:r>
    </w:p>
    <w:p w14:paraId="0133E899" w14:textId="5464A94C" w:rsidR="00AE5AAB" w:rsidRPr="001D7072" w:rsidRDefault="00AE5AAB" w:rsidP="00AE5AAB">
      <w:pPr>
        <w:spacing w:line="480" w:lineRule="auto"/>
        <w:rPr>
          <w:rFonts w:ascii="Arial" w:hAnsi="Arial" w:cs="Arial"/>
          <w:b/>
          <w:bCs/>
          <w:sz w:val="20"/>
          <w:szCs w:val="20"/>
        </w:rPr>
      </w:pPr>
    </w:p>
    <w:p w14:paraId="34BFB6C1" w14:textId="3BD183FC" w:rsidR="00AE5AAB" w:rsidRPr="00D55114" w:rsidRDefault="00AE5AAB" w:rsidP="00AE5AAB">
      <w:pPr>
        <w:spacing w:line="480" w:lineRule="auto"/>
        <w:rPr>
          <w:rFonts w:ascii="Arial" w:hAnsi="Arial" w:cs="Arial"/>
          <w:sz w:val="20"/>
          <w:szCs w:val="20"/>
        </w:rPr>
      </w:pPr>
      <w:r w:rsidRPr="001D7072">
        <w:rPr>
          <w:rFonts w:ascii="Arial" w:hAnsi="Arial" w:cs="Arial"/>
          <w:b/>
          <w:bCs/>
          <w:sz w:val="20"/>
          <w:szCs w:val="20"/>
        </w:rPr>
        <w:t>Author Contributions:</w:t>
      </w:r>
      <w:r w:rsidR="00D55114">
        <w:rPr>
          <w:rFonts w:ascii="Arial" w:hAnsi="Arial" w:cs="Arial"/>
          <w:b/>
          <w:bCs/>
          <w:sz w:val="20"/>
          <w:szCs w:val="20"/>
        </w:rPr>
        <w:t xml:space="preserve"> </w:t>
      </w:r>
      <w:r w:rsidR="001C1650" w:rsidRPr="001C1650">
        <w:rPr>
          <w:rFonts w:ascii="Arial" w:hAnsi="Arial" w:cs="Arial"/>
          <w:sz w:val="20"/>
          <w:szCs w:val="20"/>
        </w:rPr>
        <w:t>All authors contributed to the intellectual content of the manuscript and approved the manuscript version submitted for publication.</w:t>
      </w:r>
      <w:r w:rsidR="001C1650" w:rsidRPr="001C1650">
        <w:rPr>
          <w:rFonts w:ascii="Arial" w:hAnsi="Arial" w:cs="Arial"/>
          <w:b/>
          <w:bCs/>
          <w:sz w:val="20"/>
          <w:szCs w:val="20"/>
        </w:rPr>
        <w:t xml:space="preserve"> </w:t>
      </w:r>
      <w:r w:rsidR="001C1650" w:rsidRPr="001C1650">
        <w:rPr>
          <w:rFonts w:ascii="Arial" w:hAnsi="Arial" w:cs="Arial"/>
          <w:sz w:val="20"/>
          <w:szCs w:val="20"/>
        </w:rPr>
        <w:t>Data was acquired by</w:t>
      </w:r>
      <w:r w:rsidR="001C1650" w:rsidRPr="001C1650">
        <w:rPr>
          <w:rFonts w:ascii="Arial" w:hAnsi="Arial" w:cs="Arial"/>
          <w:b/>
          <w:bCs/>
          <w:sz w:val="20"/>
          <w:szCs w:val="20"/>
        </w:rPr>
        <w:t xml:space="preserve"> </w:t>
      </w:r>
      <w:r w:rsidR="001C1650" w:rsidRPr="001C1650">
        <w:rPr>
          <w:rFonts w:ascii="Arial" w:hAnsi="Arial" w:cs="Arial"/>
          <w:sz w:val="20"/>
          <w:szCs w:val="20"/>
          <w:highlight w:val="yellow"/>
        </w:rPr>
        <w:t>__________</w:t>
      </w:r>
      <w:r w:rsidR="001C1650">
        <w:rPr>
          <w:rFonts w:ascii="Arial" w:hAnsi="Arial" w:cs="Arial"/>
          <w:sz w:val="20"/>
          <w:szCs w:val="20"/>
        </w:rPr>
        <w:t xml:space="preserve">. V.K.C., M.Z.I., N.Z., and R.M.S </w:t>
      </w:r>
      <w:r w:rsidR="001C1650" w:rsidRPr="001C1650">
        <w:rPr>
          <w:rFonts w:ascii="Arial" w:hAnsi="Arial" w:cs="Arial"/>
          <w:sz w:val="20"/>
          <w:szCs w:val="20"/>
        </w:rPr>
        <w:t xml:space="preserve">made substantial contributions to </w:t>
      </w:r>
      <w:r w:rsidR="001C1650">
        <w:rPr>
          <w:rFonts w:ascii="Arial" w:hAnsi="Arial" w:cs="Arial"/>
          <w:sz w:val="20"/>
          <w:szCs w:val="20"/>
        </w:rPr>
        <w:t>data analysis, and</w:t>
      </w:r>
      <w:r w:rsidR="001C1650" w:rsidRPr="001C1650">
        <w:rPr>
          <w:rFonts w:ascii="Arial" w:hAnsi="Arial" w:cs="Arial"/>
          <w:sz w:val="20"/>
          <w:szCs w:val="20"/>
        </w:rPr>
        <w:t xml:space="preserve"> study concept and design.</w:t>
      </w:r>
    </w:p>
    <w:p w14:paraId="409CB52D" w14:textId="2D1FFC35" w:rsidR="00AE5AAB" w:rsidRPr="001D7072" w:rsidRDefault="00AE5AAB" w:rsidP="00AE5AAB">
      <w:pPr>
        <w:spacing w:line="480" w:lineRule="auto"/>
        <w:rPr>
          <w:rFonts w:ascii="Arial" w:hAnsi="Arial" w:cs="Arial"/>
          <w:b/>
          <w:bCs/>
          <w:sz w:val="20"/>
          <w:szCs w:val="20"/>
        </w:rPr>
      </w:pPr>
      <w:r w:rsidRPr="001D7072">
        <w:rPr>
          <w:rFonts w:ascii="Arial" w:hAnsi="Arial" w:cs="Arial"/>
          <w:b/>
          <w:bCs/>
          <w:sz w:val="20"/>
          <w:szCs w:val="20"/>
        </w:rPr>
        <w:t>Grants:</w:t>
      </w:r>
      <w:r w:rsidR="003717FF">
        <w:rPr>
          <w:rFonts w:ascii="Arial" w:hAnsi="Arial" w:cs="Arial"/>
          <w:b/>
          <w:bCs/>
          <w:sz w:val="20"/>
          <w:szCs w:val="20"/>
        </w:rPr>
        <w:t xml:space="preserve"> </w:t>
      </w:r>
      <w:r w:rsidR="003717FF" w:rsidRPr="003717FF">
        <w:rPr>
          <w:rFonts w:ascii="Arial" w:hAnsi="Arial" w:cs="Arial"/>
          <w:sz w:val="20"/>
          <w:szCs w:val="20"/>
        </w:rPr>
        <w:t>Supported by the NIH/National Institute of Allergy and Infectious Diseases grant</w:t>
      </w:r>
      <w:r w:rsidR="003717FF" w:rsidRPr="003717FF">
        <w:rPr>
          <w:rFonts w:ascii="Arial" w:hAnsi="Arial" w:cs="Arial"/>
          <w:b/>
          <w:bCs/>
          <w:sz w:val="20"/>
          <w:szCs w:val="20"/>
        </w:rPr>
        <w:t xml:space="preserve"> </w:t>
      </w:r>
      <w:r w:rsidR="003717FF" w:rsidRPr="003717FF">
        <w:rPr>
          <w:rFonts w:ascii="Arial" w:hAnsi="Arial" w:cs="Arial"/>
          <w:sz w:val="20"/>
          <w:szCs w:val="20"/>
        </w:rPr>
        <w:t>5R01Al126788-04</w:t>
      </w:r>
      <w:r w:rsidR="003717FF">
        <w:rPr>
          <w:rFonts w:ascii="Arial" w:hAnsi="Arial" w:cs="Arial"/>
          <w:b/>
          <w:bCs/>
          <w:sz w:val="20"/>
          <w:szCs w:val="20"/>
        </w:rPr>
        <w:t xml:space="preserve"> </w:t>
      </w:r>
      <w:r w:rsidR="003717FF" w:rsidRPr="003717FF">
        <w:rPr>
          <w:rFonts w:ascii="Arial" w:hAnsi="Arial" w:cs="Arial"/>
          <w:sz w:val="20"/>
          <w:szCs w:val="20"/>
        </w:rPr>
        <w:t>to R.M.S.</w:t>
      </w:r>
    </w:p>
    <w:p w14:paraId="6F0C666E" w14:textId="099C743E" w:rsidR="00AE5AAB" w:rsidRPr="001D7072" w:rsidRDefault="00AE5AAB" w:rsidP="00AE5AAB">
      <w:pPr>
        <w:spacing w:line="480" w:lineRule="auto"/>
        <w:rPr>
          <w:rFonts w:ascii="Arial" w:hAnsi="Arial" w:cs="Arial"/>
          <w:b/>
          <w:bCs/>
          <w:sz w:val="20"/>
          <w:szCs w:val="20"/>
        </w:rPr>
      </w:pPr>
      <w:r w:rsidRPr="001D7072">
        <w:rPr>
          <w:rFonts w:ascii="Arial" w:hAnsi="Arial" w:cs="Arial"/>
          <w:b/>
          <w:bCs/>
          <w:sz w:val="20"/>
          <w:szCs w:val="20"/>
        </w:rPr>
        <w:t>Descriptor Number: 11.06</w:t>
      </w:r>
    </w:p>
    <w:p w14:paraId="6706F1DC" w14:textId="4F59E422" w:rsidR="001D7072" w:rsidRDefault="001D7072" w:rsidP="001D7072">
      <w:pPr>
        <w:spacing w:line="480" w:lineRule="auto"/>
        <w:rPr>
          <w:rFonts w:ascii="Arial" w:hAnsi="Arial" w:cs="Arial"/>
          <w:sz w:val="20"/>
          <w:szCs w:val="20"/>
        </w:rPr>
      </w:pPr>
      <w:r w:rsidRPr="001D7072">
        <w:rPr>
          <w:rFonts w:ascii="Arial" w:hAnsi="Arial" w:cs="Arial"/>
          <w:sz w:val="20"/>
          <w:szCs w:val="20"/>
        </w:rPr>
        <w:t xml:space="preserve">This article has an online data supplement, which is accessible from this issue's table of content online at </w:t>
      </w:r>
      <w:hyperlink r:id="rId13" w:history="1">
        <w:r w:rsidRPr="001D7072">
          <w:rPr>
            <w:rStyle w:val="Hyperlink"/>
            <w:rFonts w:ascii="Arial" w:hAnsi="Arial" w:cs="Arial"/>
            <w:sz w:val="20"/>
            <w:szCs w:val="20"/>
          </w:rPr>
          <w:t>www.atsjournals.org</w:t>
        </w:r>
      </w:hyperlink>
    </w:p>
    <w:p w14:paraId="4691DEFE" w14:textId="77777777" w:rsidR="00366522" w:rsidRPr="001D7072" w:rsidRDefault="00366522" w:rsidP="001D7072">
      <w:pPr>
        <w:spacing w:line="480" w:lineRule="auto"/>
        <w:rPr>
          <w:rFonts w:ascii="Arial" w:hAnsi="Arial" w:cs="Arial"/>
          <w:sz w:val="20"/>
          <w:szCs w:val="20"/>
        </w:rPr>
      </w:pPr>
    </w:p>
    <w:p w14:paraId="774D2E2E" w14:textId="77777777" w:rsidR="00366522" w:rsidRDefault="00366522" w:rsidP="00366522">
      <w:pPr>
        <w:spacing w:line="480" w:lineRule="auto"/>
        <w:rPr>
          <w:rFonts w:ascii="Arial" w:hAnsi="Arial" w:cs="Arial"/>
          <w:b/>
          <w:bCs/>
          <w:sz w:val="22"/>
          <w:szCs w:val="22"/>
        </w:rPr>
      </w:pPr>
      <w:r w:rsidRPr="00366522">
        <w:rPr>
          <w:rFonts w:ascii="Arial" w:hAnsi="Arial" w:cs="Arial"/>
          <w:b/>
          <w:bCs/>
          <w:sz w:val="22"/>
          <w:szCs w:val="22"/>
        </w:rPr>
        <w:t xml:space="preserve">At a Glance Commentary </w:t>
      </w:r>
    </w:p>
    <w:p w14:paraId="682F57D4" w14:textId="197C4F58" w:rsidR="00366522" w:rsidRPr="00C76EF3" w:rsidRDefault="00366522" w:rsidP="00366522">
      <w:pPr>
        <w:spacing w:line="480" w:lineRule="auto"/>
        <w:rPr>
          <w:rFonts w:ascii="Arial" w:hAnsi="Arial" w:cs="Arial"/>
          <w:sz w:val="20"/>
          <w:szCs w:val="20"/>
        </w:rPr>
      </w:pPr>
      <w:r>
        <w:rPr>
          <w:rFonts w:ascii="Arial" w:hAnsi="Arial" w:cs="Arial"/>
          <w:b/>
          <w:bCs/>
          <w:sz w:val="20"/>
          <w:szCs w:val="20"/>
        </w:rPr>
        <w:t>Scientific Knowledge on the Subject:</w:t>
      </w:r>
      <w:r w:rsidR="00C76EF3">
        <w:rPr>
          <w:rFonts w:ascii="Arial" w:hAnsi="Arial" w:cs="Arial"/>
          <w:b/>
          <w:bCs/>
          <w:sz w:val="20"/>
          <w:szCs w:val="20"/>
        </w:rPr>
        <w:t xml:space="preserve"> </w:t>
      </w:r>
      <w:r w:rsidR="00C76EF3">
        <w:rPr>
          <w:rFonts w:ascii="Arial" w:hAnsi="Arial" w:cs="Arial"/>
          <w:sz w:val="20"/>
          <w:szCs w:val="20"/>
        </w:rPr>
        <w:t xml:space="preserve">Rifapentine is a principal component of the recent </w:t>
      </w:r>
      <w:commentRangeStart w:id="2"/>
      <w:del w:id="3" w:author="Chang, Vincent" w:date="2023-01-17T11:08:00Z">
        <w:r w:rsidR="00C76EF3">
          <w:rPr>
            <w:rFonts w:ascii="Arial" w:hAnsi="Arial" w:cs="Arial"/>
            <w:sz w:val="20"/>
            <w:szCs w:val="20"/>
          </w:rPr>
          <w:delText>WHO</w:delText>
        </w:r>
        <w:commentRangeEnd w:id="2"/>
        <w:r w:rsidR="00B96337">
          <w:rPr>
            <w:rStyle w:val="CommentReference"/>
          </w:rPr>
          <w:commentReference w:id="2"/>
        </w:r>
      </w:del>
      <w:ins w:id="4" w:author="Chang, Vincent" w:date="2023-01-17T11:08:00Z">
        <w:r w:rsidR="00C76EF3">
          <w:rPr>
            <w:rFonts w:ascii="Arial" w:hAnsi="Arial" w:cs="Arial"/>
            <w:sz w:val="20"/>
            <w:szCs w:val="20"/>
          </w:rPr>
          <w:t>W</w:t>
        </w:r>
        <w:r w:rsidR="009D78C7">
          <w:rPr>
            <w:rFonts w:ascii="Arial" w:hAnsi="Arial" w:cs="Arial"/>
            <w:sz w:val="20"/>
            <w:szCs w:val="20"/>
          </w:rPr>
          <w:t>orld Health Organization and US Centers for Disease Control and Prevention</w:t>
        </w:r>
      </w:ins>
      <w:r w:rsidR="009D78C7">
        <w:rPr>
          <w:rFonts w:ascii="Arial" w:hAnsi="Arial" w:cs="Arial"/>
          <w:sz w:val="20"/>
          <w:szCs w:val="20"/>
        </w:rPr>
        <w:t xml:space="preserve"> </w:t>
      </w:r>
      <w:r w:rsidR="00C76EF3">
        <w:rPr>
          <w:rFonts w:ascii="Arial" w:hAnsi="Arial" w:cs="Arial"/>
          <w:sz w:val="20"/>
          <w:szCs w:val="20"/>
        </w:rPr>
        <w:t>recommended novel 4-month rifapentine-moxifloxacin based regimen. High rifapentine exposures were crucial in driving treatment success in the landmark phase 3 trial, but rifapentine pharmacokinetics within that trial have yet to be described and therefore optimal dosing for the novel regimen remains unknown.</w:t>
      </w:r>
    </w:p>
    <w:p w14:paraId="6C7D5022" w14:textId="78352F17" w:rsidR="0093221D" w:rsidRPr="00366522" w:rsidRDefault="00366522" w:rsidP="00366522">
      <w:pPr>
        <w:spacing w:line="480" w:lineRule="auto"/>
        <w:rPr>
          <w:rFonts w:ascii="Arial" w:hAnsi="Arial" w:cs="Arial"/>
          <w:b/>
          <w:bCs/>
          <w:sz w:val="22"/>
          <w:szCs w:val="22"/>
        </w:rPr>
      </w:pPr>
      <w:r>
        <w:rPr>
          <w:rFonts w:ascii="Arial" w:hAnsi="Arial" w:cs="Arial"/>
          <w:b/>
          <w:bCs/>
          <w:sz w:val="20"/>
          <w:szCs w:val="20"/>
        </w:rPr>
        <w:t xml:space="preserve">What this Study Adds to the </w:t>
      </w:r>
      <w:commentRangeStart w:id="5"/>
      <w:r>
        <w:rPr>
          <w:rFonts w:ascii="Arial" w:hAnsi="Arial" w:cs="Arial"/>
          <w:b/>
          <w:bCs/>
          <w:sz w:val="20"/>
          <w:szCs w:val="20"/>
        </w:rPr>
        <w:t>Field</w:t>
      </w:r>
      <w:commentRangeEnd w:id="5"/>
      <w:r w:rsidR="007D3369">
        <w:rPr>
          <w:rStyle w:val="CommentReference"/>
        </w:rPr>
        <w:commentReference w:id="5"/>
      </w:r>
      <w:r>
        <w:rPr>
          <w:rFonts w:ascii="Arial" w:hAnsi="Arial" w:cs="Arial"/>
          <w:b/>
          <w:bCs/>
          <w:sz w:val="20"/>
          <w:szCs w:val="20"/>
        </w:rPr>
        <w:t>:</w:t>
      </w:r>
      <w:r w:rsidR="00C76EF3">
        <w:rPr>
          <w:rFonts w:ascii="Arial" w:hAnsi="Arial" w:cs="Arial"/>
          <w:b/>
          <w:bCs/>
          <w:sz w:val="20"/>
          <w:szCs w:val="20"/>
        </w:rPr>
        <w:t xml:space="preserve"> </w:t>
      </w:r>
      <w:r w:rsidR="00C76EF3">
        <w:rPr>
          <w:rFonts w:ascii="Arial" w:hAnsi="Arial" w:cs="Arial"/>
          <w:sz w:val="20"/>
          <w:szCs w:val="20"/>
        </w:rPr>
        <w:t xml:space="preserve">In this largest-to-date single cohort rifapentine population pharmacokinetics </w:t>
      </w:r>
      <w:r w:rsidR="00FE290A">
        <w:rPr>
          <w:rFonts w:ascii="Arial" w:hAnsi="Arial" w:cs="Arial"/>
          <w:sz w:val="20"/>
          <w:szCs w:val="20"/>
        </w:rPr>
        <w:t xml:space="preserve">analysis, we </w:t>
      </w:r>
      <w:commentRangeStart w:id="6"/>
      <w:r w:rsidR="00FE290A">
        <w:rPr>
          <w:rFonts w:ascii="Arial" w:hAnsi="Arial" w:cs="Arial"/>
          <w:sz w:val="20"/>
          <w:szCs w:val="20"/>
        </w:rPr>
        <w:t>describe the population pharmacokinetics of rifapentine</w:t>
      </w:r>
      <w:commentRangeEnd w:id="6"/>
      <w:del w:id="7" w:author="Chang, Vincent" w:date="2023-01-17T11:08:00Z">
        <w:r w:rsidR="007C364C">
          <w:rPr>
            <w:rStyle w:val="CommentReference"/>
          </w:rPr>
          <w:commentReference w:id="6"/>
        </w:r>
        <w:r w:rsidR="00AD4A01">
          <w:rPr>
            <w:rFonts w:ascii="Arial" w:hAnsi="Arial" w:cs="Arial"/>
            <w:sz w:val="20"/>
            <w:szCs w:val="20"/>
          </w:rPr>
          <w:delText>.</w:delText>
        </w:r>
      </w:del>
      <w:ins w:id="8" w:author="Chang, Vincent" w:date="2023-01-17T11:08:00Z">
        <w:r w:rsidR="008D5D81">
          <w:rPr>
            <w:rFonts w:ascii="Arial" w:hAnsi="Arial" w:cs="Arial"/>
            <w:sz w:val="20"/>
            <w:szCs w:val="20"/>
          </w:rPr>
          <w:t xml:space="preserve"> and identify risk factors for under-exposure</w:t>
        </w:r>
        <w:r w:rsidR="00AD4A01">
          <w:rPr>
            <w:rFonts w:ascii="Arial" w:hAnsi="Arial" w:cs="Arial"/>
            <w:sz w:val="20"/>
            <w:szCs w:val="20"/>
          </w:rPr>
          <w:t>.</w:t>
        </w:r>
      </w:ins>
      <w:r w:rsidR="00AD4A01">
        <w:rPr>
          <w:rFonts w:ascii="Arial" w:hAnsi="Arial" w:cs="Arial"/>
          <w:sz w:val="20"/>
          <w:szCs w:val="20"/>
        </w:rPr>
        <w:t xml:space="preserve"> </w:t>
      </w:r>
      <w:commentRangeStart w:id="9"/>
      <w:r w:rsidR="00AD4A01">
        <w:rPr>
          <w:rFonts w:ascii="Arial" w:hAnsi="Arial" w:cs="Arial"/>
          <w:sz w:val="20"/>
          <w:szCs w:val="20"/>
        </w:rPr>
        <w:t xml:space="preserve">We did not identify any strong evidence </w:t>
      </w:r>
      <w:commentRangeEnd w:id="9"/>
      <w:r w:rsidR="00E66240">
        <w:rPr>
          <w:rStyle w:val="CommentReference"/>
        </w:rPr>
        <w:commentReference w:id="9"/>
      </w:r>
      <w:r w:rsidR="00AD4A01">
        <w:rPr>
          <w:rFonts w:ascii="Arial" w:hAnsi="Arial" w:cs="Arial"/>
          <w:sz w:val="20"/>
          <w:szCs w:val="20"/>
        </w:rPr>
        <w:t xml:space="preserve">of associations between higher rifapentine exposure and safety outcomes. Finally, </w:t>
      </w:r>
      <w:del w:id="10" w:author="Phillips, Patrick" w:date="2023-01-13T12:28:00Z">
        <w:r w:rsidR="00AD4A01" w:rsidDel="007D3369">
          <w:rPr>
            <w:rFonts w:ascii="Arial" w:hAnsi="Arial" w:cs="Arial"/>
            <w:sz w:val="20"/>
            <w:szCs w:val="20"/>
          </w:rPr>
          <w:delText>w</w:delText>
        </w:r>
      </w:del>
      <w:ins w:id="11" w:author="Phillips, Patrick" w:date="2023-01-13T11:01:00Z">
        <w:r w:rsidR="00B251D3">
          <w:rPr>
            <w:rFonts w:ascii="Arial" w:hAnsi="Arial" w:cs="Arial"/>
            <w:sz w:val="20"/>
            <w:szCs w:val="20"/>
          </w:rPr>
          <w:t>W</w:t>
        </w:r>
      </w:ins>
      <w:ins w:id="12" w:author="Phillips, Patrick" w:date="2023-01-17T11:08:00Z">
        <w:r w:rsidR="00AD4A01">
          <w:rPr>
            <w:rFonts w:ascii="Arial" w:hAnsi="Arial" w:cs="Arial"/>
            <w:sz w:val="20"/>
            <w:szCs w:val="20"/>
          </w:rPr>
          <w:t xml:space="preserve">e </w:t>
        </w:r>
      </w:ins>
      <w:ins w:id="13" w:author="Phillips, Patrick" w:date="2023-01-13T12:28:00Z">
        <w:r w:rsidR="007D3369">
          <w:rPr>
            <w:rFonts w:ascii="Arial" w:hAnsi="Arial" w:cs="Arial"/>
            <w:sz w:val="20"/>
            <w:szCs w:val="20"/>
          </w:rPr>
          <w:t>predict</w:t>
        </w:r>
      </w:ins>
      <w:commentRangeStart w:id="14"/>
      <w:ins w:id="15" w:author="Phillips, Patrick" w:date="2023-01-17T11:08:00Z">
        <w:r w:rsidR="00AD4A01" w:rsidRPr="007D3369">
          <w:rPr>
            <w:rFonts w:ascii="Arial" w:hAnsi="Arial" w:cs="Arial"/>
            <w:strike/>
            <w:sz w:val="20"/>
            <w:szCs w:val="20"/>
            <w:rPrChange w:id="16" w:author="Phillips, Patrick" w:date="2023-01-13T12:29:00Z">
              <w:rPr>
                <w:rFonts w:ascii="Arial" w:hAnsi="Arial" w:cs="Arial"/>
                <w:sz w:val="20"/>
                <w:szCs w:val="20"/>
              </w:rPr>
            </w:rPrChange>
          </w:rPr>
          <w:t>demonstrate</w:t>
        </w:r>
        <w:commentRangeEnd w:id="14"/>
        <w:r w:rsidR="00B96337" w:rsidRPr="007D3369">
          <w:rPr>
            <w:rStyle w:val="CommentReference"/>
            <w:strike/>
            <w:rPrChange w:id="17" w:author="Phillips, Patrick" w:date="2023-01-13T12:29:00Z">
              <w:rPr>
                <w:rStyle w:val="CommentReference"/>
              </w:rPr>
            </w:rPrChange>
          </w:rPr>
          <w:commentReference w:id="14"/>
        </w:r>
      </w:ins>
      <w:ins w:id="18" w:author="Chang, Vincent" w:date="2023-01-17T11:08:00Z">
        <w:r w:rsidR="009D78C7">
          <w:rPr>
            <w:rFonts w:ascii="Arial" w:hAnsi="Arial" w:cs="Arial"/>
            <w:sz w:val="20"/>
            <w:szCs w:val="20"/>
          </w:rPr>
          <w:t>modeling and simulations</w:t>
        </w:r>
        <w:r w:rsidR="00AD4A01">
          <w:rPr>
            <w:rFonts w:ascii="Arial" w:hAnsi="Arial" w:cs="Arial"/>
            <w:sz w:val="20"/>
            <w:szCs w:val="20"/>
          </w:rPr>
          <w:t xml:space="preserve"> demonstrate</w:t>
        </w:r>
        <w:r w:rsidR="009D78C7">
          <w:rPr>
            <w:rFonts w:ascii="Arial" w:hAnsi="Arial" w:cs="Arial"/>
            <w:sz w:val="20"/>
            <w:szCs w:val="20"/>
          </w:rPr>
          <w:t>d</w:t>
        </w:r>
      </w:ins>
      <w:r w:rsidR="00AD4A01">
        <w:rPr>
          <w:rFonts w:ascii="Arial" w:hAnsi="Arial" w:cs="Arial"/>
          <w:sz w:val="20"/>
          <w:szCs w:val="20"/>
        </w:rPr>
        <w:t xml:space="preserve"> that increasing the dose from 1200 to 1500 mg </w:t>
      </w:r>
      <w:r w:rsidR="00D82DFB">
        <w:rPr>
          <w:rFonts w:ascii="Arial" w:hAnsi="Arial" w:cs="Arial"/>
          <w:sz w:val="20"/>
          <w:szCs w:val="20"/>
        </w:rPr>
        <w:t xml:space="preserve">in the rifapentine-moxifloxacin regimen </w:t>
      </w:r>
      <w:commentRangeStart w:id="19"/>
      <w:commentRangeStart w:id="20"/>
      <w:r w:rsidR="00AD4A01">
        <w:rPr>
          <w:rFonts w:ascii="Arial" w:hAnsi="Arial" w:cs="Arial"/>
          <w:sz w:val="20"/>
          <w:szCs w:val="20"/>
        </w:rPr>
        <w:t xml:space="preserve">would increase </w:t>
      </w:r>
      <w:commentRangeEnd w:id="19"/>
      <w:r w:rsidR="00D4676A">
        <w:rPr>
          <w:rStyle w:val="CommentReference"/>
        </w:rPr>
        <w:commentReference w:id="19"/>
      </w:r>
      <w:commentRangeEnd w:id="20"/>
      <w:r w:rsidR="00982D37">
        <w:rPr>
          <w:rStyle w:val="CommentReference"/>
        </w:rPr>
        <w:commentReference w:id="20"/>
      </w:r>
      <w:r w:rsidR="00AD4A01">
        <w:rPr>
          <w:rFonts w:ascii="Arial" w:hAnsi="Arial" w:cs="Arial"/>
          <w:sz w:val="20"/>
          <w:szCs w:val="20"/>
        </w:rPr>
        <w:t>proportion of patients achieving the target exposure which may benefit treatment outcomes</w:t>
      </w:r>
      <w:r w:rsidR="0037000D">
        <w:rPr>
          <w:rFonts w:ascii="Arial" w:hAnsi="Arial" w:cs="Arial"/>
          <w:sz w:val="20"/>
          <w:szCs w:val="20"/>
        </w:rPr>
        <w:t xml:space="preserve"> without increased safety concerns</w:t>
      </w:r>
      <w:r w:rsidR="00AD4A01">
        <w:rPr>
          <w:rFonts w:ascii="Arial" w:hAnsi="Arial" w:cs="Arial"/>
          <w:sz w:val="20"/>
          <w:szCs w:val="20"/>
        </w:rPr>
        <w:t>.</w:t>
      </w:r>
      <w:r w:rsidR="0093221D" w:rsidRPr="00366522">
        <w:rPr>
          <w:rFonts w:ascii="Arial" w:hAnsi="Arial" w:cs="Arial"/>
          <w:b/>
          <w:bCs/>
          <w:sz w:val="22"/>
          <w:szCs w:val="22"/>
        </w:rPr>
        <w:br w:type="page"/>
      </w:r>
    </w:p>
    <w:p w14:paraId="1BB80694" w14:textId="77777777" w:rsidR="005277C1" w:rsidRPr="00237E57" w:rsidRDefault="0093221D" w:rsidP="002379B5">
      <w:pPr>
        <w:spacing w:line="480" w:lineRule="auto"/>
        <w:rPr>
          <w:rFonts w:ascii="Arial" w:hAnsi="Arial" w:cs="Arial"/>
          <w:b/>
          <w:bCs/>
        </w:rPr>
      </w:pPr>
      <w:r w:rsidRPr="00237E57">
        <w:rPr>
          <w:rFonts w:ascii="Arial" w:hAnsi="Arial" w:cs="Arial"/>
          <w:b/>
          <w:bCs/>
        </w:rPr>
        <w:lastRenderedPageBreak/>
        <w:t>Abstract</w:t>
      </w:r>
    </w:p>
    <w:p w14:paraId="203D7AF4" w14:textId="058C9E66" w:rsidR="00096A38" w:rsidRDefault="006E59B7" w:rsidP="002379B5">
      <w:pPr>
        <w:spacing w:line="480" w:lineRule="auto"/>
        <w:rPr>
          <w:rFonts w:ascii="Arial" w:hAnsi="Arial" w:cs="Arial"/>
          <w:b/>
          <w:bCs/>
          <w:sz w:val="22"/>
          <w:szCs w:val="22"/>
        </w:rPr>
      </w:pPr>
      <w:r>
        <w:rPr>
          <w:rFonts w:ascii="Arial" w:hAnsi="Arial" w:cs="Arial"/>
          <w:b/>
          <w:bCs/>
          <w:sz w:val="22"/>
          <w:szCs w:val="22"/>
        </w:rPr>
        <w:t>Rationale:</w:t>
      </w:r>
    </w:p>
    <w:p w14:paraId="6F7280B1" w14:textId="5CF6A8EF" w:rsidR="006E59B7" w:rsidRDefault="00F9376B" w:rsidP="002379B5">
      <w:pPr>
        <w:spacing w:line="480" w:lineRule="auto"/>
        <w:rPr>
          <w:rFonts w:ascii="Arial" w:eastAsia="Times New Roman" w:hAnsi="Arial" w:cs="Arial"/>
          <w:color w:val="000000"/>
          <w:sz w:val="20"/>
          <w:szCs w:val="20"/>
        </w:rPr>
      </w:pPr>
      <w:r w:rsidRPr="00F456A2">
        <w:rPr>
          <w:rFonts w:ascii="Arial" w:eastAsia="Times New Roman" w:hAnsi="Arial" w:cs="Arial"/>
          <w:color w:val="000000"/>
          <w:sz w:val="20"/>
          <w:szCs w:val="20"/>
        </w:rPr>
        <w:t>Study 31/A5349</w:t>
      </w:r>
      <w:r>
        <w:rPr>
          <w:rFonts w:ascii="Arial" w:eastAsia="Times New Roman" w:hAnsi="Arial" w:cs="Arial"/>
          <w:color w:val="000000"/>
          <w:sz w:val="20"/>
          <w:szCs w:val="20"/>
        </w:rPr>
        <w:t xml:space="preserve"> (</w:t>
      </w:r>
      <w:r w:rsidRPr="0043610A">
        <w:rPr>
          <w:rFonts w:ascii="Arial" w:eastAsia="Times New Roman" w:hAnsi="Arial" w:cs="Arial"/>
          <w:color w:val="000000"/>
          <w:sz w:val="20"/>
          <w:szCs w:val="20"/>
        </w:rPr>
        <w:t>NCT02410772</w:t>
      </w:r>
      <w:r>
        <w:rPr>
          <w:rFonts w:ascii="Arial" w:eastAsia="Times New Roman" w:hAnsi="Arial" w:cs="Arial"/>
          <w:color w:val="000000"/>
          <w:sz w:val="20"/>
          <w:szCs w:val="20"/>
        </w:rPr>
        <w:t xml:space="preserve">) was a </w:t>
      </w:r>
      <w:r w:rsidRPr="00F456A2">
        <w:rPr>
          <w:rFonts w:ascii="Arial" w:eastAsia="Times New Roman" w:hAnsi="Arial" w:cs="Arial"/>
          <w:color w:val="000000"/>
          <w:sz w:val="20"/>
          <w:szCs w:val="20"/>
        </w:rPr>
        <w:t xml:space="preserve">phase 3 randomized </w:t>
      </w:r>
      <w:r>
        <w:rPr>
          <w:rFonts w:ascii="Arial" w:eastAsia="Times New Roman" w:hAnsi="Arial" w:cs="Arial"/>
          <w:color w:val="000000"/>
          <w:sz w:val="20"/>
          <w:szCs w:val="20"/>
        </w:rPr>
        <w:t xml:space="preserve">controlled </w:t>
      </w:r>
      <w:r w:rsidRPr="00F456A2">
        <w:rPr>
          <w:rFonts w:ascii="Arial" w:eastAsia="Times New Roman" w:hAnsi="Arial" w:cs="Arial"/>
          <w:color w:val="000000"/>
          <w:sz w:val="20"/>
          <w:szCs w:val="20"/>
        </w:rPr>
        <w:t xml:space="preserve">trial </w:t>
      </w:r>
      <w:r>
        <w:rPr>
          <w:rFonts w:ascii="Arial" w:eastAsia="Times New Roman" w:hAnsi="Arial" w:cs="Arial"/>
          <w:color w:val="000000"/>
          <w:sz w:val="20"/>
          <w:szCs w:val="20"/>
        </w:rPr>
        <w:t xml:space="preserve">that demonstrated noninferiority of a </w:t>
      </w:r>
      <w:r w:rsidRPr="00F456A2">
        <w:rPr>
          <w:rFonts w:ascii="Arial" w:eastAsia="Times New Roman" w:hAnsi="Arial" w:cs="Arial"/>
          <w:color w:val="000000"/>
          <w:sz w:val="20"/>
          <w:szCs w:val="20"/>
        </w:rPr>
        <w:t>4-month isoniazid, rifapentine, pyrazinamide</w:t>
      </w:r>
      <w:r>
        <w:rPr>
          <w:rFonts w:ascii="Arial" w:eastAsia="Times New Roman" w:hAnsi="Arial" w:cs="Arial"/>
          <w:color w:val="000000"/>
          <w:sz w:val="20"/>
          <w:szCs w:val="20"/>
        </w:rPr>
        <w:t xml:space="preserve"> plus</w:t>
      </w:r>
      <w:r w:rsidRPr="00F456A2">
        <w:rPr>
          <w:rFonts w:ascii="Arial" w:eastAsia="Times New Roman" w:hAnsi="Arial" w:cs="Arial"/>
          <w:color w:val="000000"/>
          <w:sz w:val="20"/>
          <w:szCs w:val="20"/>
        </w:rPr>
        <w:t xml:space="preserve"> moxifloxacin </w:t>
      </w:r>
      <w:r>
        <w:rPr>
          <w:rFonts w:ascii="Arial" w:eastAsia="Times New Roman" w:hAnsi="Arial" w:cs="Arial"/>
          <w:color w:val="000000"/>
          <w:sz w:val="20"/>
          <w:szCs w:val="20"/>
        </w:rPr>
        <w:t xml:space="preserve">regimen </w:t>
      </w:r>
      <w:r w:rsidRPr="00F456A2">
        <w:rPr>
          <w:rFonts w:ascii="Arial" w:eastAsia="Times New Roman" w:hAnsi="Arial" w:cs="Arial"/>
          <w:color w:val="000000"/>
          <w:sz w:val="20"/>
          <w:szCs w:val="20"/>
        </w:rPr>
        <w:t>compared to the 6-month standard treatment for drug-</w:t>
      </w:r>
      <w:r w:rsidR="00AA257C">
        <w:rPr>
          <w:rFonts w:ascii="Arial" w:eastAsia="Times New Roman" w:hAnsi="Arial" w:cs="Arial"/>
          <w:color w:val="000000"/>
          <w:sz w:val="20"/>
          <w:szCs w:val="20"/>
        </w:rPr>
        <w:t>susceptible</w:t>
      </w:r>
      <w:r w:rsidR="00AA257C" w:rsidRPr="00F456A2">
        <w:rPr>
          <w:rFonts w:ascii="Arial" w:eastAsia="Times New Roman" w:hAnsi="Arial" w:cs="Arial"/>
          <w:color w:val="000000"/>
          <w:sz w:val="20"/>
          <w:szCs w:val="20"/>
        </w:rPr>
        <w:t xml:space="preserve"> </w:t>
      </w:r>
      <w:r w:rsidRPr="00F456A2">
        <w:rPr>
          <w:rFonts w:ascii="Arial" w:eastAsia="Times New Roman" w:hAnsi="Arial" w:cs="Arial"/>
          <w:color w:val="000000"/>
          <w:sz w:val="20"/>
          <w:szCs w:val="20"/>
        </w:rPr>
        <w:t>tuberculosis</w:t>
      </w:r>
      <w:r>
        <w:rPr>
          <w:rFonts w:ascii="Arial" w:eastAsia="Times New Roman" w:hAnsi="Arial" w:cs="Arial"/>
          <w:color w:val="000000"/>
          <w:sz w:val="20"/>
          <w:szCs w:val="20"/>
        </w:rPr>
        <w:t xml:space="preserve"> (TB)</w:t>
      </w:r>
      <w:r w:rsidRPr="00F456A2">
        <w:rPr>
          <w:rFonts w:ascii="Arial" w:eastAsia="Times New Roman" w:hAnsi="Arial" w:cs="Arial"/>
          <w:color w:val="000000"/>
          <w:sz w:val="20"/>
          <w:szCs w:val="20"/>
        </w:rPr>
        <w:t>.</w:t>
      </w:r>
      <w:r>
        <w:rPr>
          <w:rFonts w:ascii="Arial" w:eastAsia="Times New Roman" w:hAnsi="Arial" w:cs="Arial"/>
          <w:color w:val="000000"/>
          <w:sz w:val="20"/>
          <w:szCs w:val="20"/>
        </w:rPr>
        <w:t xml:space="preserve"> </w:t>
      </w:r>
      <w:r w:rsidR="00AA257C">
        <w:rPr>
          <w:rFonts w:ascii="Arial" w:eastAsia="Times New Roman" w:hAnsi="Arial" w:cs="Arial"/>
          <w:color w:val="000000"/>
          <w:sz w:val="20"/>
          <w:szCs w:val="20"/>
        </w:rPr>
        <w:t>Prior</w:t>
      </w:r>
      <w:r w:rsidR="00DE41F5">
        <w:rPr>
          <w:rFonts w:ascii="Arial" w:eastAsia="Times New Roman" w:hAnsi="Arial" w:cs="Arial"/>
          <w:color w:val="000000"/>
          <w:sz w:val="20"/>
          <w:szCs w:val="20"/>
        </w:rPr>
        <w:t xml:space="preserve"> pharmacokinetic-pharmacodynamic</w:t>
      </w:r>
      <w:r w:rsidR="00AA257C">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analysis </w:t>
      </w:r>
      <w:r w:rsidR="00AA257C">
        <w:rPr>
          <w:rFonts w:ascii="Arial" w:eastAsia="Times New Roman" w:hAnsi="Arial" w:cs="Arial"/>
          <w:color w:val="000000"/>
          <w:sz w:val="20"/>
          <w:szCs w:val="20"/>
        </w:rPr>
        <w:t xml:space="preserve">of Study 31/A5349 trial data </w:t>
      </w:r>
      <w:r>
        <w:rPr>
          <w:rFonts w:ascii="Arial" w:eastAsia="Times New Roman" w:hAnsi="Arial" w:cs="Arial"/>
          <w:color w:val="000000"/>
          <w:sz w:val="20"/>
          <w:szCs w:val="20"/>
        </w:rPr>
        <w:t xml:space="preserve">demonstrated the importance of </w:t>
      </w:r>
      <w:r w:rsidR="00597FEE">
        <w:rPr>
          <w:rFonts w:ascii="Arial" w:eastAsia="Times New Roman" w:hAnsi="Arial" w:cs="Arial"/>
          <w:color w:val="000000"/>
          <w:sz w:val="20"/>
          <w:szCs w:val="20"/>
        </w:rPr>
        <w:t>rifapentine</w:t>
      </w:r>
      <w:r>
        <w:rPr>
          <w:rFonts w:ascii="Arial" w:eastAsia="Times New Roman" w:hAnsi="Arial" w:cs="Arial"/>
          <w:color w:val="000000"/>
          <w:sz w:val="20"/>
          <w:szCs w:val="20"/>
        </w:rPr>
        <w:t xml:space="preserve"> exposure as a </w:t>
      </w:r>
      <w:r w:rsidR="00715820">
        <w:rPr>
          <w:rFonts w:ascii="Arial" w:eastAsia="Times New Roman" w:hAnsi="Arial" w:cs="Arial"/>
          <w:color w:val="000000"/>
          <w:sz w:val="20"/>
          <w:szCs w:val="20"/>
        </w:rPr>
        <w:t>driver of treatment response</w:t>
      </w:r>
      <w:r w:rsidR="006E59B7">
        <w:rPr>
          <w:rFonts w:ascii="Arial" w:eastAsia="Times New Roman" w:hAnsi="Arial" w:cs="Arial"/>
          <w:color w:val="000000"/>
          <w:sz w:val="20"/>
          <w:szCs w:val="20"/>
        </w:rPr>
        <w:t xml:space="preserve">, </w:t>
      </w:r>
      <w:r w:rsidR="006E59B7" w:rsidRPr="006E59B7">
        <w:rPr>
          <w:rFonts w:ascii="Arial" w:eastAsia="Times New Roman" w:hAnsi="Arial" w:cs="Arial"/>
          <w:color w:val="000000"/>
          <w:sz w:val="20"/>
          <w:szCs w:val="20"/>
        </w:rPr>
        <w:t>but clarity on the optimal dosing approach is lacking</w:t>
      </w:r>
      <w:r>
        <w:rPr>
          <w:rFonts w:ascii="Arial" w:eastAsia="Times New Roman" w:hAnsi="Arial" w:cs="Arial"/>
          <w:color w:val="000000"/>
          <w:sz w:val="20"/>
          <w:szCs w:val="20"/>
        </w:rPr>
        <w:t xml:space="preserve">. </w:t>
      </w:r>
    </w:p>
    <w:p w14:paraId="5AF40DE4" w14:textId="033604CB" w:rsidR="006E59B7" w:rsidRPr="00B94972" w:rsidRDefault="006E59B7" w:rsidP="002379B5">
      <w:pPr>
        <w:spacing w:line="480" w:lineRule="auto"/>
        <w:rPr>
          <w:rFonts w:ascii="Arial" w:hAnsi="Arial" w:cs="Arial"/>
          <w:b/>
          <w:bCs/>
          <w:sz w:val="20"/>
          <w:szCs w:val="20"/>
        </w:rPr>
      </w:pPr>
      <w:r w:rsidRPr="00B94972">
        <w:rPr>
          <w:rFonts w:ascii="Arial" w:hAnsi="Arial" w:cs="Arial"/>
          <w:b/>
          <w:bCs/>
          <w:sz w:val="20"/>
          <w:szCs w:val="20"/>
        </w:rPr>
        <w:t>Objective:</w:t>
      </w:r>
    </w:p>
    <w:p w14:paraId="04D586F0" w14:textId="506EB41C" w:rsidR="00096A38" w:rsidRPr="003A372C" w:rsidRDefault="006E59B7" w:rsidP="002379B5">
      <w:pPr>
        <w:spacing w:line="480" w:lineRule="auto"/>
        <w:rPr>
          <w:rFonts w:ascii="Arial" w:hAnsi="Arial" w:cs="Arial"/>
          <w:sz w:val="20"/>
          <w:szCs w:val="20"/>
        </w:rPr>
      </w:pPr>
      <w:r>
        <w:rPr>
          <w:rFonts w:ascii="Arial" w:eastAsia="Times New Roman" w:hAnsi="Arial" w:cs="Arial"/>
          <w:color w:val="000000"/>
          <w:sz w:val="20"/>
          <w:szCs w:val="20"/>
        </w:rPr>
        <w:t>T</w:t>
      </w:r>
      <w:r w:rsidR="00F9376B">
        <w:rPr>
          <w:rFonts w:ascii="Arial" w:eastAsia="Times New Roman" w:hAnsi="Arial" w:cs="Arial"/>
          <w:color w:val="000000"/>
          <w:sz w:val="20"/>
          <w:szCs w:val="20"/>
        </w:rPr>
        <w:t xml:space="preserve">o characterize subpopulations at risk for </w:t>
      </w:r>
      <w:r w:rsidR="00597FEE">
        <w:rPr>
          <w:rFonts w:ascii="Arial" w:eastAsia="Times New Roman" w:hAnsi="Arial" w:cs="Arial"/>
          <w:color w:val="000000"/>
          <w:sz w:val="20"/>
          <w:szCs w:val="20"/>
        </w:rPr>
        <w:t xml:space="preserve">rifapentine </w:t>
      </w:r>
      <w:r w:rsidR="00F9376B">
        <w:rPr>
          <w:rFonts w:ascii="Arial" w:eastAsia="Times New Roman" w:hAnsi="Arial" w:cs="Arial"/>
          <w:color w:val="000000"/>
          <w:sz w:val="20"/>
          <w:szCs w:val="20"/>
        </w:rPr>
        <w:t>underexposure</w:t>
      </w:r>
      <w:r w:rsidR="00CC0BE0">
        <w:rPr>
          <w:rFonts w:ascii="Arial" w:eastAsia="Times New Roman" w:hAnsi="Arial" w:cs="Arial"/>
          <w:color w:val="000000"/>
          <w:sz w:val="20"/>
          <w:szCs w:val="20"/>
        </w:rPr>
        <w:t xml:space="preserve">, identify safety outcomes associated with rifapentine exposure, and perform simulations to determine optimal dosing </w:t>
      </w:r>
      <w:r w:rsidR="00AA257C">
        <w:rPr>
          <w:rFonts w:ascii="Arial" w:eastAsia="Times New Roman" w:hAnsi="Arial" w:cs="Arial"/>
          <w:color w:val="000000"/>
          <w:sz w:val="20"/>
          <w:szCs w:val="20"/>
        </w:rPr>
        <w:t xml:space="preserve">strategies </w:t>
      </w:r>
      <w:r w:rsidR="00CC0BE0">
        <w:rPr>
          <w:rFonts w:ascii="Arial" w:eastAsia="Times New Roman" w:hAnsi="Arial" w:cs="Arial"/>
          <w:color w:val="000000"/>
          <w:sz w:val="20"/>
          <w:szCs w:val="20"/>
        </w:rPr>
        <w:t>across subpopulations</w:t>
      </w:r>
      <w:r w:rsidR="00F9376B">
        <w:rPr>
          <w:rFonts w:ascii="Arial" w:eastAsia="Times New Roman" w:hAnsi="Arial" w:cs="Arial"/>
          <w:color w:val="000000"/>
          <w:sz w:val="20"/>
          <w:szCs w:val="20"/>
        </w:rPr>
        <w:t>.</w:t>
      </w:r>
      <w:r w:rsidR="00CC0BE0" w:rsidRPr="00CC0BE0">
        <w:rPr>
          <w:rFonts w:ascii="Arial" w:eastAsia="Times New Roman" w:hAnsi="Arial" w:cs="Arial"/>
          <w:bCs/>
          <w:color w:val="000000"/>
          <w:sz w:val="20"/>
          <w:szCs w:val="20"/>
          <w:lang w:eastAsia="zh-TW"/>
        </w:rPr>
        <w:t xml:space="preserve"> </w:t>
      </w:r>
    </w:p>
    <w:p w14:paraId="25A31C67" w14:textId="77777777" w:rsidR="002379B5" w:rsidRDefault="002379B5" w:rsidP="002379B5">
      <w:pPr>
        <w:spacing w:line="480" w:lineRule="auto"/>
        <w:rPr>
          <w:rFonts w:ascii="Arial" w:hAnsi="Arial" w:cs="Arial"/>
          <w:b/>
          <w:bCs/>
          <w:sz w:val="20"/>
          <w:szCs w:val="20"/>
        </w:rPr>
      </w:pPr>
      <w:r>
        <w:rPr>
          <w:rFonts w:ascii="Arial" w:hAnsi="Arial" w:cs="Arial"/>
          <w:b/>
          <w:bCs/>
          <w:sz w:val="20"/>
          <w:szCs w:val="20"/>
        </w:rPr>
        <w:t>Methods</w:t>
      </w:r>
    </w:p>
    <w:p w14:paraId="004CEC0E" w14:textId="6EA7D571" w:rsidR="002379B5" w:rsidRDefault="00AA257C" w:rsidP="002379B5">
      <w:pPr>
        <w:spacing w:line="480" w:lineRule="auto"/>
        <w:rPr>
          <w:rFonts w:ascii="Arial" w:eastAsia="Times New Roman" w:hAnsi="Arial" w:cs="Arial"/>
          <w:bCs/>
          <w:color w:val="000000"/>
          <w:sz w:val="20"/>
          <w:szCs w:val="20"/>
        </w:rPr>
      </w:pPr>
      <w:r>
        <w:rPr>
          <w:rFonts w:ascii="Arial" w:hAnsi="Arial" w:cs="Arial"/>
          <w:sz w:val="20"/>
          <w:szCs w:val="20"/>
        </w:rPr>
        <w:t xml:space="preserve">Rifapentine </w:t>
      </w:r>
      <w:r w:rsidR="003B67A4">
        <w:rPr>
          <w:rFonts w:ascii="Arial" w:hAnsi="Arial" w:cs="Arial"/>
          <w:sz w:val="20"/>
          <w:szCs w:val="20"/>
        </w:rPr>
        <w:t xml:space="preserve">steady state </w:t>
      </w:r>
      <w:r>
        <w:rPr>
          <w:rFonts w:ascii="Arial" w:hAnsi="Arial" w:cs="Arial"/>
          <w:sz w:val="20"/>
          <w:szCs w:val="20"/>
        </w:rPr>
        <w:t>p</w:t>
      </w:r>
      <w:r w:rsidR="002379B5">
        <w:rPr>
          <w:rFonts w:ascii="Arial" w:hAnsi="Arial" w:cs="Arial"/>
          <w:sz w:val="20"/>
          <w:szCs w:val="20"/>
        </w:rPr>
        <w:t>harmacokinetic data were available for 15</w:t>
      </w:r>
      <w:r w:rsidR="00EB6AFF">
        <w:rPr>
          <w:rFonts w:ascii="Arial" w:hAnsi="Arial" w:cs="Arial"/>
          <w:sz w:val="20"/>
          <w:szCs w:val="20"/>
        </w:rPr>
        <w:t>8</w:t>
      </w:r>
      <w:r w:rsidR="003B67A4">
        <w:rPr>
          <w:rFonts w:ascii="Arial" w:hAnsi="Arial" w:cs="Arial"/>
          <w:sz w:val="20"/>
          <w:szCs w:val="20"/>
        </w:rPr>
        <w:t>0</w:t>
      </w:r>
      <w:r w:rsidR="002379B5">
        <w:rPr>
          <w:rFonts w:ascii="Arial" w:hAnsi="Arial" w:cs="Arial"/>
          <w:sz w:val="20"/>
          <w:szCs w:val="20"/>
        </w:rPr>
        <w:t xml:space="preserve"> </w:t>
      </w:r>
      <w:r w:rsidR="003067BA">
        <w:rPr>
          <w:rFonts w:ascii="Arial" w:hAnsi="Arial" w:cs="Arial"/>
          <w:sz w:val="20"/>
          <w:szCs w:val="20"/>
        </w:rPr>
        <w:t>participants</w:t>
      </w:r>
      <w:r w:rsidR="003B67A4">
        <w:rPr>
          <w:rFonts w:ascii="Arial" w:hAnsi="Arial" w:cs="Arial"/>
          <w:sz w:val="20"/>
          <w:szCs w:val="20"/>
        </w:rPr>
        <w:t xml:space="preserve"> administered 1200 mg rifapentine with food</w:t>
      </w:r>
      <w:r w:rsidR="002379B5">
        <w:rPr>
          <w:rFonts w:ascii="Arial" w:hAnsi="Arial" w:cs="Arial"/>
          <w:sz w:val="20"/>
          <w:szCs w:val="20"/>
        </w:rPr>
        <w:t xml:space="preserve">. </w:t>
      </w:r>
      <w:r w:rsidR="002379B5">
        <w:rPr>
          <w:rFonts w:ascii="Arial" w:eastAsia="Times New Roman" w:hAnsi="Arial" w:cs="Arial"/>
          <w:bCs/>
          <w:color w:val="000000"/>
          <w:sz w:val="20"/>
          <w:szCs w:val="20"/>
        </w:rPr>
        <w:t>Data were analyzed using nonlinear mixed-effects modeling</w:t>
      </w:r>
      <w:r w:rsidR="00F9136B">
        <w:rPr>
          <w:rFonts w:ascii="Arial" w:eastAsia="Times New Roman" w:hAnsi="Arial" w:cs="Arial"/>
          <w:bCs/>
          <w:color w:val="000000"/>
          <w:sz w:val="20"/>
          <w:szCs w:val="20"/>
        </w:rPr>
        <w:t xml:space="preserve"> and covariate analysis was performed to identify risk factors for low exposure</w:t>
      </w:r>
      <w:r w:rsidR="002379B5">
        <w:rPr>
          <w:rFonts w:ascii="Arial" w:eastAsia="Times New Roman" w:hAnsi="Arial" w:cs="Arial"/>
          <w:bCs/>
          <w:color w:val="000000"/>
          <w:sz w:val="20"/>
          <w:szCs w:val="20"/>
        </w:rPr>
        <w:t>.</w:t>
      </w:r>
    </w:p>
    <w:p w14:paraId="22088F4F" w14:textId="435DAA50" w:rsidR="002379B5" w:rsidRDefault="006E59B7" w:rsidP="002379B5">
      <w:pPr>
        <w:spacing w:line="480" w:lineRule="auto"/>
        <w:rPr>
          <w:rFonts w:ascii="Arial" w:eastAsia="Times New Roman" w:hAnsi="Arial" w:cs="Arial"/>
          <w:b/>
          <w:color w:val="000000"/>
          <w:sz w:val="20"/>
          <w:szCs w:val="20"/>
        </w:rPr>
      </w:pPr>
      <w:r>
        <w:rPr>
          <w:rFonts w:ascii="Arial" w:eastAsia="Times New Roman" w:hAnsi="Arial" w:cs="Arial"/>
          <w:b/>
          <w:color w:val="000000"/>
          <w:sz w:val="20"/>
          <w:szCs w:val="20"/>
        </w:rPr>
        <w:t xml:space="preserve">Measurements and Main </w:t>
      </w:r>
      <w:r w:rsidR="002379B5">
        <w:rPr>
          <w:rFonts w:ascii="Arial" w:eastAsia="Times New Roman" w:hAnsi="Arial" w:cs="Arial"/>
          <w:b/>
          <w:color w:val="000000"/>
          <w:sz w:val="20"/>
          <w:szCs w:val="20"/>
        </w:rPr>
        <w:t>Results</w:t>
      </w:r>
    </w:p>
    <w:p w14:paraId="130C38A3" w14:textId="7638A552" w:rsidR="009742F5" w:rsidRPr="003A372C" w:rsidRDefault="002379B5" w:rsidP="002379B5">
      <w:pPr>
        <w:spacing w:line="480" w:lineRule="auto"/>
        <w:rPr>
          <w:rFonts w:ascii="Arial" w:eastAsia="Times New Roman" w:hAnsi="Arial" w:cs="Arial"/>
          <w:sz w:val="20"/>
          <w:szCs w:val="20"/>
        </w:rPr>
      </w:pPr>
      <w:r>
        <w:rPr>
          <w:rFonts w:ascii="Arial" w:hAnsi="Arial" w:cs="Arial"/>
          <w:bCs/>
          <w:sz w:val="20"/>
          <w:szCs w:val="20"/>
        </w:rPr>
        <w:t>R</w:t>
      </w:r>
      <w:r w:rsidR="00597FEE">
        <w:rPr>
          <w:rFonts w:ascii="Arial" w:hAnsi="Arial" w:cs="Arial"/>
          <w:bCs/>
          <w:sz w:val="20"/>
          <w:szCs w:val="20"/>
        </w:rPr>
        <w:t>ifapentine</w:t>
      </w:r>
      <w:r>
        <w:rPr>
          <w:rFonts w:ascii="Arial" w:hAnsi="Arial" w:cs="Arial"/>
          <w:bCs/>
          <w:sz w:val="20"/>
          <w:szCs w:val="20"/>
        </w:rPr>
        <w:t xml:space="preserve"> PK was significantly modulated by race, sex, and HIV status</w:t>
      </w:r>
      <w:r w:rsidR="009742F5">
        <w:rPr>
          <w:rFonts w:ascii="Arial" w:hAnsi="Arial" w:cs="Arial"/>
          <w:bCs/>
          <w:sz w:val="20"/>
          <w:szCs w:val="20"/>
        </w:rPr>
        <w:t xml:space="preserve"> (un</w:t>
      </w:r>
      <w:r w:rsidR="00B94972">
        <w:rPr>
          <w:rFonts w:ascii="Arial" w:hAnsi="Arial" w:cs="Arial"/>
          <w:bCs/>
          <w:sz w:val="20"/>
          <w:szCs w:val="20"/>
        </w:rPr>
        <w:t>adjusted</w:t>
      </w:r>
      <w:r w:rsidR="009742F5">
        <w:rPr>
          <w:rFonts w:ascii="Arial" w:hAnsi="Arial" w:cs="Arial"/>
          <w:bCs/>
          <w:sz w:val="20"/>
          <w:szCs w:val="20"/>
        </w:rPr>
        <w:t xml:space="preserve"> P&lt;0.001)</w:t>
      </w:r>
      <w:r>
        <w:rPr>
          <w:rFonts w:ascii="Arial" w:hAnsi="Arial" w:cs="Arial"/>
          <w:bCs/>
          <w:sz w:val="20"/>
          <w:szCs w:val="20"/>
        </w:rPr>
        <w:t xml:space="preserve">. </w:t>
      </w:r>
      <w:r>
        <w:rPr>
          <w:rFonts w:ascii="Arial" w:hAnsi="Arial" w:cs="Arial"/>
          <w:sz w:val="20"/>
          <w:szCs w:val="20"/>
        </w:rPr>
        <w:t xml:space="preserve">Overall, </w:t>
      </w:r>
      <w:r>
        <w:rPr>
          <w:rFonts w:ascii="Arial" w:hAnsi="Arial" w:cs="Arial"/>
          <w:bCs/>
          <w:sz w:val="20"/>
          <w:szCs w:val="20"/>
        </w:rPr>
        <w:t>Black or mixed race p</w:t>
      </w:r>
      <w:r w:rsidR="009742F5">
        <w:rPr>
          <w:rFonts w:ascii="Arial" w:hAnsi="Arial" w:cs="Arial"/>
          <w:bCs/>
          <w:sz w:val="20"/>
          <w:szCs w:val="20"/>
        </w:rPr>
        <w:t>articipants had 8.3% lower exposure than Asians</w:t>
      </w:r>
      <w:r>
        <w:rPr>
          <w:rFonts w:ascii="Arial" w:hAnsi="Arial" w:cs="Arial"/>
          <w:bCs/>
          <w:sz w:val="20"/>
          <w:szCs w:val="20"/>
        </w:rPr>
        <w:t xml:space="preserve">, </w:t>
      </w:r>
      <w:r w:rsidR="00F9136B">
        <w:rPr>
          <w:rFonts w:ascii="Arial" w:hAnsi="Arial" w:cs="Arial"/>
          <w:bCs/>
          <w:sz w:val="20"/>
          <w:szCs w:val="20"/>
        </w:rPr>
        <w:t xml:space="preserve">males had 13% lower exposure than females, </w:t>
      </w:r>
      <w:r w:rsidR="009742F5">
        <w:rPr>
          <w:rFonts w:ascii="Arial" w:hAnsi="Arial" w:cs="Arial"/>
          <w:bCs/>
          <w:sz w:val="20"/>
          <w:szCs w:val="20"/>
        </w:rPr>
        <w:t>and</w:t>
      </w:r>
      <w:r>
        <w:rPr>
          <w:rFonts w:ascii="Arial" w:hAnsi="Arial" w:cs="Arial"/>
          <w:bCs/>
          <w:sz w:val="20"/>
          <w:szCs w:val="20"/>
        </w:rPr>
        <w:t xml:space="preserve"> p</w:t>
      </w:r>
      <w:r w:rsidR="00865683">
        <w:rPr>
          <w:rFonts w:ascii="Arial" w:hAnsi="Arial" w:cs="Arial"/>
          <w:bCs/>
          <w:sz w:val="20"/>
          <w:szCs w:val="20"/>
        </w:rPr>
        <w:t>a</w:t>
      </w:r>
      <w:r w:rsidR="009742F5">
        <w:rPr>
          <w:rFonts w:ascii="Arial" w:hAnsi="Arial" w:cs="Arial"/>
          <w:bCs/>
          <w:sz w:val="20"/>
          <w:szCs w:val="20"/>
        </w:rPr>
        <w:t xml:space="preserve">rticipants </w:t>
      </w:r>
      <w:r>
        <w:rPr>
          <w:rFonts w:ascii="Arial" w:hAnsi="Arial" w:cs="Arial"/>
          <w:bCs/>
          <w:sz w:val="20"/>
          <w:szCs w:val="20"/>
        </w:rPr>
        <w:t xml:space="preserve">living with HIV </w:t>
      </w:r>
      <w:r w:rsidR="009742F5">
        <w:rPr>
          <w:rFonts w:ascii="Arial" w:hAnsi="Arial" w:cs="Arial"/>
          <w:bCs/>
          <w:sz w:val="20"/>
          <w:szCs w:val="20"/>
        </w:rPr>
        <w:t>had 8.9% lower exposure than those without HIV</w:t>
      </w:r>
      <w:r>
        <w:rPr>
          <w:rFonts w:ascii="Arial" w:hAnsi="Arial" w:cs="Arial"/>
          <w:bCs/>
          <w:sz w:val="20"/>
          <w:szCs w:val="20"/>
        </w:rPr>
        <w:t xml:space="preserve">. </w:t>
      </w:r>
      <w:r w:rsidR="00ED0B16" w:rsidRPr="00ED0B16">
        <w:rPr>
          <w:rFonts w:ascii="Arial" w:eastAsia="Times New Roman" w:hAnsi="Arial" w:cs="Arial"/>
          <w:sz w:val="20"/>
          <w:szCs w:val="20"/>
        </w:rPr>
        <w:t xml:space="preserve">Higher </w:t>
      </w:r>
      <w:r w:rsidR="00ED0B16">
        <w:rPr>
          <w:rFonts w:ascii="Arial" w:eastAsia="Times New Roman" w:hAnsi="Arial" w:cs="Arial"/>
          <w:sz w:val="20"/>
          <w:szCs w:val="20"/>
        </w:rPr>
        <w:t>rifapentine</w:t>
      </w:r>
      <w:r w:rsidR="00ED0B16" w:rsidRPr="00ED0B16">
        <w:rPr>
          <w:rFonts w:ascii="Arial" w:eastAsia="Times New Roman" w:hAnsi="Arial" w:cs="Arial"/>
          <w:sz w:val="20"/>
          <w:szCs w:val="20"/>
        </w:rPr>
        <w:t xml:space="preserve"> </w:t>
      </w:r>
      <w:r w:rsidR="00D8576C">
        <w:rPr>
          <w:rFonts w:ascii="Arial" w:eastAsia="Times New Roman" w:hAnsi="Arial" w:cs="Arial"/>
          <w:sz w:val="20"/>
          <w:szCs w:val="20"/>
        </w:rPr>
        <w:t>steady state area under the concentration-time curve from 0-24 hours (</w:t>
      </w:r>
      <w:r w:rsidR="004A3347">
        <w:rPr>
          <w:rFonts w:ascii="Arial" w:hAnsi="Arial" w:cs="Arial"/>
          <w:sz w:val="20"/>
          <w:szCs w:val="20"/>
        </w:rPr>
        <w:t>AUC</w:t>
      </w:r>
      <w:r w:rsidR="004A3347">
        <w:rPr>
          <w:rFonts w:ascii="Arial" w:hAnsi="Arial" w:cs="Arial"/>
          <w:sz w:val="20"/>
          <w:szCs w:val="20"/>
          <w:vertAlign w:val="subscript"/>
        </w:rPr>
        <w:t>0-24h</w:t>
      </w:r>
      <w:r w:rsidR="00D8576C">
        <w:rPr>
          <w:rFonts w:ascii="Arial" w:hAnsi="Arial" w:cs="Arial"/>
          <w:sz w:val="20"/>
          <w:szCs w:val="20"/>
          <w:vertAlign w:val="subscript"/>
        </w:rPr>
        <w:t>,ss</w:t>
      </w:r>
      <w:r w:rsidR="00D8576C">
        <w:rPr>
          <w:rFonts w:ascii="Arial" w:hAnsi="Arial" w:cs="Arial"/>
          <w:sz w:val="20"/>
          <w:szCs w:val="20"/>
        </w:rPr>
        <w:t xml:space="preserve">) </w:t>
      </w:r>
      <w:r w:rsidR="00ED0B16" w:rsidRPr="00ED0B16">
        <w:rPr>
          <w:rFonts w:ascii="Arial" w:eastAsia="Times New Roman" w:hAnsi="Arial" w:cs="Arial"/>
          <w:sz w:val="20"/>
          <w:szCs w:val="20"/>
        </w:rPr>
        <w:t xml:space="preserve">was </w:t>
      </w:r>
      <w:r w:rsidR="000F3DA0">
        <w:rPr>
          <w:rFonts w:ascii="Arial" w:eastAsia="Times New Roman" w:hAnsi="Arial" w:cs="Arial"/>
          <w:sz w:val="20"/>
          <w:szCs w:val="20"/>
        </w:rPr>
        <w:t xml:space="preserve">not </w:t>
      </w:r>
      <w:r w:rsidR="00ED0B16" w:rsidRPr="00ED0B16">
        <w:rPr>
          <w:rFonts w:ascii="Arial" w:eastAsia="Times New Roman" w:hAnsi="Arial" w:cs="Arial"/>
          <w:sz w:val="20"/>
          <w:szCs w:val="20"/>
        </w:rPr>
        <w:t xml:space="preserve">significantly associated with </w:t>
      </w:r>
      <w:r w:rsidR="000F3DA0">
        <w:rPr>
          <w:rFonts w:ascii="Arial" w:eastAsia="Times New Roman" w:hAnsi="Arial" w:cs="Arial"/>
          <w:sz w:val="20"/>
          <w:szCs w:val="20"/>
        </w:rPr>
        <w:t>increased incidence of any grade 3 or higher adverse events</w:t>
      </w:r>
      <w:r w:rsidR="00ED0B16" w:rsidRPr="00ED0B16">
        <w:rPr>
          <w:rFonts w:ascii="Arial" w:eastAsia="Times New Roman" w:hAnsi="Arial" w:cs="Arial"/>
          <w:sz w:val="20"/>
          <w:szCs w:val="20"/>
        </w:rPr>
        <w:t>.</w:t>
      </w:r>
      <w:r w:rsidR="00ED0B16">
        <w:rPr>
          <w:rFonts w:ascii="Arial" w:eastAsia="Times New Roman" w:hAnsi="Arial" w:cs="Arial"/>
          <w:sz w:val="20"/>
          <w:szCs w:val="20"/>
        </w:rPr>
        <w:t xml:space="preserve"> Dosing simulations suggest </w:t>
      </w:r>
      <w:r w:rsidR="009742F5" w:rsidRPr="009742F5">
        <w:rPr>
          <w:rFonts w:ascii="Arial" w:hAnsi="Arial" w:cs="Arial"/>
          <w:bCs/>
          <w:sz w:val="20"/>
          <w:szCs w:val="20"/>
        </w:rPr>
        <w:t xml:space="preserve">increasing the flat-dose to 1500 </w:t>
      </w:r>
      <w:r w:rsidR="00B94972">
        <w:rPr>
          <w:rFonts w:ascii="Arial" w:hAnsi="Arial" w:cs="Arial"/>
          <w:bCs/>
          <w:sz w:val="20"/>
          <w:szCs w:val="20"/>
        </w:rPr>
        <w:t xml:space="preserve">mg </w:t>
      </w:r>
      <w:r w:rsidR="009742F5" w:rsidRPr="009742F5">
        <w:rPr>
          <w:rFonts w:ascii="Arial" w:hAnsi="Arial" w:cs="Arial"/>
          <w:bCs/>
          <w:sz w:val="20"/>
          <w:szCs w:val="20"/>
        </w:rPr>
        <w:t xml:space="preserve">or 1800 mg, which </w:t>
      </w:r>
      <w:commentRangeStart w:id="21"/>
      <w:del w:id="22" w:author="Chang, Vincent" w:date="2023-01-17T11:08:00Z">
        <w:r w:rsidR="009742F5" w:rsidRPr="009742F5">
          <w:rPr>
            <w:rFonts w:ascii="Arial" w:hAnsi="Arial" w:cs="Arial"/>
            <w:bCs/>
            <w:sz w:val="20"/>
            <w:szCs w:val="20"/>
          </w:rPr>
          <w:delText xml:space="preserve">will </w:delText>
        </w:r>
        <w:commentRangeEnd w:id="21"/>
        <w:r w:rsidR="007C364C">
          <w:rPr>
            <w:rStyle w:val="CommentReference"/>
          </w:rPr>
          <w:commentReference w:id="21"/>
        </w:r>
      </w:del>
      <w:ins w:id="23" w:author="Chang, Vincent" w:date="2023-01-17T11:08:00Z">
        <w:r w:rsidR="009D78C7">
          <w:rPr>
            <w:rFonts w:ascii="Arial" w:hAnsi="Arial" w:cs="Arial"/>
            <w:bCs/>
            <w:sz w:val="20"/>
            <w:szCs w:val="20"/>
          </w:rPr>
          <w:t xml:space="preserve">may </w:t>
        </w:r>
      </w:ins>
      <w:r w:rsidR="009742F5" w:rsidRPr="009742F5">
        <w:rPr>
          <w:rFonts w:ascii="Arial" w:hAnsi="Arial" w:cs="Arial"/>
          <w:bCs/>
          <w:sz w:val="20"/>
          <w:szCs w:val="20"/>
        </w:rPr>
        <w:t>increase proportion of patients who reach target exposures</w:t>
      </w:r>
      <w:r w:rsidR="003A372C">
        <w:rPr>
          <w:rFonts w:ascii="Arial" w:hAnsi="Arial" w:cs="Arial"/>
          <w:bCs/>
          <w:sz w:val="20"/>
          <w:szCs w:val="20"/>
        </w:rPr>
        <w:t xml:space="preserve"> without safety concerns</w:t>
      </w:r>
      <w:r w:rsidR="009742F5">
        <w:rPr>
          <w:rFonts w:ascii="Arial" w:hAnsi="Arial" w:cs="Arial"/>
          <w:bCs/>
          <w:sz w:val="20"/>
          <w:szCs w:val="20"/>
        </w:rPr>
        <w:t>.</w:t>
      </w:r>
    </w:p>
    <w:p w14:paraId="729BCED3" w14:textId="77777777" w:rsidR="002379B5" w:rsidRDefault="002379B5" w:rsidP="002379B5">
      <w:pPr>
        <w:spacing w:line="480" w:lineRule="auto"/>
        <w:rPr>
          <w:rFonts w:ascii="Arial" w:hAnsi="Arial" w:cs="Arial"/>
          <w:b/>
          <w:sz w:val="20"/>
          <w:szCs w:val="20"/>
        </w:rPr>
      </w:pPr>
      <w:r>
        <w:rPr>
          <w:rFonts w:ascii="Arial" w:hAnsi="Arial" w:cs="Arial"/>
          <w:b/>
          <w:sz w:val="20"/>
          <w:szCs w:val="20"/>
        </w:rPr>
        <w:t>Conclusions</w:t>
      </w:r>
    </w:p>
    <w:p w14:paraId="1DF81029" w14:textId="7FD21F06" w:rsidR="0093221D" w:rsidRDefault="002379B5" w:rsidP="005277C1">
      <w:pPr>
        <w:spacing w:line="480" w:lineRule="auto"/>
        <w:rPr>
          <w:rFonts w:ascii="Arial" w:hAnsi="Arial" w:cs="Arial"/>
          <w:bCs/>
          <w:sz w:val="20"/>
          <w:szCs w:val="20"/>
        </w:rPr>
      </w:pPr>
      <w:r>
        <w:rPr>
          <w:rFonts w:ascii="Arial" w:hAnsi="Arial" w:cs="Arial"/>
          <w:bCs/>
          <w:sz w:val="20"/>
          <w:szCs w:val="20"/>
        </w:rPr>
        <w:t xml:space="preserve">Higher doses would prevent underexposure </w:t>
      </w:r>
      <w:r w:rsidR="009742F5">
        <w:rPr>
          <w:rFonts w:ascii="Arial" w:hAnsi="Arial" w:cs="Arial"/>
          <w:bCs/>
          <w:sz w:val="20"/>
          <w:szCs w:val="20"/>
        </w:rPr>
        <w:t>across all</w:t>
      </w:r>
      <w:r>
        <w:rPr>
          <w:rFonts w:ascii="Arial" w:hAnsi="Arial" w:cs="Arial"/>
          <w:bCs/>
          <w:sz w:val="20"/>
          <w:szCs w:val="20"/>
        </w:rPr>
        <w:t xml:space="preserve"> subpopulations</w:t>
      </w:r>
      <w:r w:rsidR="00EB6AFF">
        <w:rPr>
          <w:rFonts w:ascii="Arial" w:hAnsi="Arial" w:cs="Arial"/>
          <w:bCs/>
          <w:sz w:val="20"/>
          <w:szCs w:val="20"/>
        </w:rPr>
        <w:t xml:space="preserve"> and may improve treatment outcomes</w:t>
      </w:r>
      <w:r w:rsidR="009742F5">
        <w:rPr>
          <w:rFonts w:ascii="Arial" w:hAnsi="Arial" w:cs="Arial"/>
          <w:bCs/>
          <w:sz w:val="20"/>
          <w:szCs w:val="20"/>
        </w:rPr>
        <w:t>, especially for male</w:t>
      </w:r>
      <w:r w:rsidR="00DE41F5">
        <w:rPr>
          <w:rFonts w:ascii="Arial" w:hAnsi="Arial" w:cs="Arial"/>
          <w:bCs/>
          <w:sz w:val="20"/>
          <w:szCs w:val="20"/>
        </w:rPr>
        <w:t xml:space="preserve"> or B</w:t>
      </w:r>
      <w:r w:rsidR="009742F5">
        <w:rPr>
          <w:rFonts w:ascii="Arial" w:hAnsi="Arial" w:cs="Arial"/>
          <w:bCs/>
          <w:sz w:val="20"/>
          <w:szCs w:val="20"/>
        </w:rPr>
        <w:t>lack</w:t>
      </w:r>
      <w:r w:rsidR="00DE41F5">
        <w:rPr>
          <w:rFonts w:ascii="Arial" w:hAnsi="Arial" w:cs="Arial"/>
          <w:bCs/>
          <w:sz w:val="20"/>
          <w:szCs w:val="20"/>
        </w:rPr>
        <w:t xml:space="preserve"> people</w:t>
      </w:r>
      <w:r w:rsidR="009742F5">
        <w:rPr>
          <w:rFonts w:ascii="Arial" w:hAnsi="Arial" w:cs="Arial"/>
          <w:bCs/>
          <w:sz w:val="20"/>
          <w:szCs w:val="20"/>
        </w:rPr>
        <w:t xml:space="preserve">, or </w:t>
      </w:r>
      <w:commentRangeStart w:id="24"/>
      <w:r w:rsidR="00DE41F5">
        <w:rPr>
          <w:rFonts w:ascii="Arial" w:hAnsi="Arial" w:cs="Arial"/>
          <w:bCs/>
          <w:sz w:val="20"/>
          <w:szCs w:val="20"/>
        </w:rPr>
        <w:t xml:space="preserve">people </w:t>
      </w:r>
      <w:ins w:id="25" w:author="Chang, Vincent" w:date="2023-01-17T11:08:00Z">
        <w:r w:rsidR="009D78C7">
          <w:rPr>
            <w:rFonts w:ascii="Arial" w:hAnsi="Arial" w:cs="Arial"/>
            <w:bCs/>
            <w:sz w:val="20"/>
            <w:szCs w:val="20"/>
          </w:rPr>
          <w:t xml:space="preserve">living </w:t>
        </w:r>
      </w:ins>
      <w:r w:rsidR="00DE41F5">
        <w:rPr>
          <w:rFonts w:ascii="Arial" w:hAnsi="Arial" w:cs="Arial"/>
          <w:bCs/>
          <w:sz w:val="20"/>
          <w:szCs w:val="20"/>
        </w:rPr>
        <w:t xml:space="preserve">with </w:t>
      </w:r>
      <w:r w:rsidR="009742F5">
        <w:rPr>
          <w:rFonts w:ascii="Arial" w:hAnsi="Arial" w:cs="Arial"/>
          <w:bCs/>
          <w:sz w:val="20"/>
          <w:szCs w:val="20"/>
        </w:rPr>
        <w:t xml:space="preserve">HIV </w:t>
      </w:r>
      <w:commentRangeEnd w:id="24"/>
      <w:r w:rsidR="007C364C">
        <w:rPr>
          <w:rStyle w:val="CommentReference"/>
        </w:rPr>
        <w:commentReference w:id="24"/>
      </w:r>
      <w:r w:rsidR="009742F5">
        <w:rPr>
          <w:rFonts w:ascii="Arial" w:hAnsi="Arial" w:cs="Arial"/>
          <w:bCs/>
          <w:sz w:val="20"/>
          <w:szCs w:val="20"/>
        </w:rPr>
        <w:t>at risk for low exposure</w:t>
      </w:r>
      <w:r>
        <w:rPr>
          <w:rFonts w:ascii="Arial" w:hAnsi="Arial" w:cs="Arial"/>
          <w:bCs/>
          <w:sz w:val="20"/>
          <w:szCs w:val="20"/>
        </w:rPr>
        <w:t xml:space="preserve">. </w:t>
      </w:r>
    </w:p>
    <w:p w14:paraId="7D191404" w14:textId="1C828A33" w:rsidR="006E59B7" w:rsidRPr="00237E57" w:rsidRDefault="006E59B7" w:rsidP="005277C1">
      <w:pPr>
        <w:spacing w:line="480" w:lineRule="auto"/>
        <w:rPr>
          <w:rFonts w:ascii="Arial" w:hAnsi="Arial" w:cs="Arial"/>
          <w:bCs/>
          <w:sz w:val="20"/>
          <w:szCs w:val="20"/>
        </w:rPr>
      </w:pPr>
      <w:r>
        <w:rPr>
          <w:rFonts w:ascii="Arial" w:hAnsi="Arial" w:cs="Arial"/>
          <w:b/>
          <w:bCs/>
          <w:sz w:val="20"/>
          <w:szCs w:val="20"/>
        </w:rPr>
        <w:t xml:space="preserve">Keywords: </w:t>
      </w:r>
      <w:r w:rsidRPr="006E59B7">
        <w:rPr>
          <w:rFonts w:ascii="Arial" w:hAnsi="Arial" w:cs="Arial"/>
          <w:sz w:val="20"/>
          <w:szCs w:val="20"/>
        </w:rPr>
        <w:t>tuberculosis; rifapentine; rifamycins; population pharmacokinetics</w:t>
      </w:r>
    </w:p>
    <w:p w14:paraId="68FFCDF4" w14:textId="23EB6767" w:rsidR="00E434CA" w:rsidRPr="001D7072" w:rsidRDefault="001D7072">
      <w:pPr>
        <w:rPr>
          <w:rFonts w:ascii="Arial" w:hAnsi="Arial" w:cs="Arial"/>
          <w:b/>
          <w:bCs/>
          <w:sz w:val="20"/>
          <w:szCs w:val="20"/>
        </w:rPr>
      </w:pPr>
      <w:r w:rsidRPr="001D7072">
        <w:rPr>
          <w:rFonts w:ascii="Arial" w:hAnsi="Arial" w:cs="Arial"/>
          <w:b/>
          <w:bCs/>
          <w:sz w:val="20"/>
          <w:szCs w:val="20"/>
        </w:rPr>
        <w:t>Word Count</w:t>
      </w:r>
      <w:r>
        <w:rPr>
          <w:rFonts w:ascii="Arial" w:hAnsi="Arial" w:cs="Arial"/>
          <w:b/>
          <w:bCs/>
          <w:sz w:val="20"/>
          <w:szCs w:val="20"/>
        </w:rPr>
        <w:t xml:space="preserve"> (250 max)</w:t>
      </w:r>
      <w:r w:rsidRPr="001D7072">
        <w:rPr>
          <w:rFonts w:ascii="Arial" w:hAnsi="Arial" w:cs="Arial"/>
          <w:b/>
          <w:bCs/>
          <w:sz w:val="20"/>
          <w:szCs w:val="20"/>
        </w:rPr>
        <w:t xml:space="preserve">: </w:t>
      </w:r>
      <w:del w:id="26" w:author="Chang, Vincent" w:date="2023-01-17T11:08:00Z">
        <w:r w:rsidRPr="001D7072">
          <w:rPr>
            <w:rFonts w:ascii="Arial" w:hAnsi="Arial" w:cs="Arial"/>
            <w:b/>
            <w:bCs/>
            <w:sz w:val="20"/>
            <w:szCs w:val="20"/>
          </w:rPr>
          <w:delText>2</w:delText>
        </w:r>
        <w:r w:rsidR="00B94972">
          <w:rPr>
            <w:rFonts w:ascii="Arial" w:hAnsi="Arial" w:cs="Arial"/>
            <w:b/>
            <w:bCs/>
            <w:sz w:val="20"/>
            <w:szCs w:val="20"/>
          </w:rPr>
          <w:delText>47</w:delText>
        </w:r>
      </w:del>
      <w:ins w:id="27" w:author="Chang, Vincent" w:date="2023-01-17T11:08:00Z">
        <w:r w:rsidRPr="001D7072">
          <w:rPr>
            <w:rFonts w:ascii="Arial" w:hAnsi="Arial" w:cs="Arial"/>
            <w:b/>
            <w:bCs/>
            <w:sz w:val="20"/>
            <w:szCs w:val="20"/>
          </w:rPr>
          <w:t>2</w:t>
        </w:r>
        <w:r w:rsidR="00B94972">
          <w:rPr>
            <w:rFonts w:ascii="Arial" w:hAnsi="Arial" w:cs="Arial"/>
            <w:b/>
            <w:bCs/>
            <w:sz w:val="20"/>
            <w:szCs w:val="20"/>
          </w:rPr>
          <w:t>4</w:t>
        </w:r>
        <w:r w:rsidR="009D78C7">
          <w:rPr>
            <w:rFonts w:ascii="Arial" w:hAnsi="Arial" w:cs="Arial"/>
            <w:b/>
            <w:bCs/>
            <w:sz w:val="20"/>
            <w:szCs w:val="20"/>
          </w:rPr>
          <w:t>8</w:t>
        </w:r>
      </w:ins>
      <w:r w:rsidR="00E434CA" w:rsidRPr="001D7072">
        <w:rPr>
          <w:rFonts w:ascii="Arial" w:hAnsi="Arial" w:cs="Arial"/>
          <w:b/>
          <w:bCs/>
          <w:sz w:val="20"/>
          <w:szCs w:val="20"/>
        </w:rPr>
        <w:br w:type="page"/>
      </w:r>
    </w:p>
    <w:p w14:paraId="215AB762" w14:textId="265A73DA" w:rsidR="00577A01" w:rsidRDefault="00A715E9" w:rsidP="00AE5AAB">
      <w:pPr>
        <w:spacing w:line="480" w:lineRule="auto"/>
        <w:rPr>
          <w:rFonts w:ascii="Arial" w:hAnsi="Arial" w:cs="Arial"/>
          <w:b/>
          <w:bCs/>
          <w:sz w:val="22"/>
          <w:szCs w:val="22"/>
        </w:rPr>
      </w:pPr>
      <w:r>
        <w:rPr>
          <w:rFonts w:ascii="Arial" w:hAnsi="Arial" w:cs="Arial"/>
          <w:b/>
          <w:bCs/>
          <w:sz w:val="22"/>
          <w:szCs w:val="22"/>
        </w:rPr>
        <w:lastRenderedPageBreak/>
        <w:t>INTRODUCTION</w:t>
      </w:r>
    </w:p>
    <w:p w14:paraId="4654AE72" w14:textId="6A3B797E" w:rsidR="00FD7993" w:rsidRPr="002A4CAC" w:rsidRDefault="00577A01" w:rsidP="00801D45">
      <w:pPr>
        <w:spacing w:line="480" w:lineRule="auto"/>
        <w:rPr>
          <w:rFonts w:ascii="Arial" w:hAnsi="Arial" w:cs="Arial"/>
          <w:b/>
          <w:bCs/>
          <w:sz w:val="22"/>
          <w:szCs w:val="22"/>
          <w:lang w:eastAsia="zh-TW"/>
        </w:rPr>
      </w:pPr>
      <w:r w:rsidRPr="00C96B85">
        <w:rPr>
          <w:rFonts w:ascii="Arial" w:hAnsi="Arial" w:cs="Arial"/>
          <w:sz w:val="20"/>
          <w:szCs w:val="20"/>
        </w:rPr>
        <w:t>Since their first use in clinical trials in the 1970s, rifamycins have remained a cornerstone in treatments for drug-</w:t>
      </w:r>
      <w:r w:rsidR="00E434CA">
        <w:rPr>
          <w:rFonts w:ascii="Arial" w:hAnsi="Arial" w:cs="Arial"/>
          <w:sz w:val="20"/>
          <w:szCs w:val="20"/>
        </w:rPr>
        <w:t>susceptible</w:t>
      </w:r>
      <w:r w:rsidR="00E434CA" w:rsidRPr="00C96B85">
        <w:rPr>
          <w:rFonts w:ascii="Arial" w:hAnsi="Arial" w:cs="Arial"/>
          <w:sz w:val="20"/>
          <w:szCs w:val="20"/>
        </w:rPr>
        <w:t xml:space="preserve"> </w:t>
      </w:r>
      <w:r w:rsidRPr="00C96B85">
        <w:rPr>
          <w:rFonts w:ascii="Arial" w:hAnsi="Arial" w:cs="Arial"/>
          <w:sz w:val="20"/>
          <w:szCs w:val="20"/>
        </w:rPr>
        <w:t>tuberculosis</w:t>
      </w:r>
      <w:r w:rsidR="007B216C">
        <w:rPr>
          <w:rFonts w:ascii="Arial" w:hAnsi="Arial" w:cs="Arial"/>
          <w:sz w:val="20"/>
          <w:szCs w:val="20"/>
        </w:rPr>
        <w:fldChar w:fldCharType="begin"/>
      </w:r>
      <w:r w:rsidR="007B216C">
        <w:rPr>
          <w:rFonts w:ascii="Arial" w:hAnsi="Arial" w:cs="Arial"/>
          <w:sz w:val="20"/>
          <w:szCs w:val="20"/>
        </w:rPr>
        <w:instrText xml:space="preserve"> ADDIN ZOTERO_ITEM CSL_CITATION {"citationID":"LUrAwUC0","properties":{"formattedCitation":"\\super 1\\nosupersub{}","plainCitation":"1","noteIndex":0},"citationItems":[{"id":272,"uris":["http://zotero.org/users/local/MK42wjil/items/HG84S6F2"],"itemData":{"id":272,"type":"article-journal","abstract":"With nearly one-third of the global population infected by Mycobacterium tuberculosis, TB remains a major cause of death (1.7 million in 2006). TB is particularly severe in parts of Asia and Africa where it is often present in AIDS patients. Difﬁculties in treatment are exacerbated by the 6e9 month treatment times and numerous side effects. There is signiﬁcant concern about the multi-drug-resistant (MDR) strains of TB (0.5 million MDR-TB cases worldwide in 2006). The rifamycins, long considered a mainstay of TB treatment, were a tremendous breakthrough when they were developed in the 1960's. While the rifamycins display many admirable qualities, they still have a number of shortfalls including: rapid selection of resistant mutants, hepatotoxicity, a ﬂu-like syndrome (especially at higher doses), potent induction of cytochromes P450 (CYP) and inhibition of hepatic transporters. This review of the state-ofthe-art regarding rifamycins suggests that it is quite possible to devise improved rifamycin analogs. Studies showing the potential of shortening the duration of treatment if higher doses could be tolerated, also suggest that more potent (or less toxic) rifamycin analogs might accomplish the same end. The improved activity against rifampin-resistant strains by some analogs promises that further work in this area, especially if the information from co-crystal structures with RNA polymerase is applied, should lead to even better analogs. The extensive drugedrug interactions seen with rifampin have already been somewhat ameliorated with rifabutin and rifalazil, and the use of a CYP-induction screening assay should serve to efﬁciently identify even better analogs. The toxicity due to the ﬂu-like syndrome is an issue that needs effective resolution, particularly for analogs in the rifalazil class. It would be of interest to proﬁle rifalazil and analogs in relation to rifampin, rifapentine, and rifabutin in a variety of screens, particularly those that might relate to hypersensitivity or immunomodulatory processes.","container-title":"Tuberculosis","DOI":"10.1016/j.tube.2010.02.001","ISSN":"14729792","issue":"2","journalAbbreviation":"Tuberculosis","language":"en","page":"94-118","source":"DOI.org (Crossref)","title":"Rifamycins – Obstacles and opportunities","volume":"90","author":[{"family":"Aristoff","given":"Paul A."},{"family":"Garcia","given":"George A."},{"family":"Kirchhoff","given":"Paul D."},{"family":"Hollis Showalter","given":"H.D."}],"issued":{"date-parts":[["2010",3]]}}}],"schema":"https://github.com/citation-style-language/schema/raw/master/csl-citation.json"} </w:instrText>
      </w:r>
      <w:r w:rsidR="007B216C">
        <w:rPr>
          <w:rFonts w:ascii="Arial" w:hAnsi="Arial" w:cs="Arial"/>
          <w:sz w:val="20"/>
          <w:szCs w:val="20"/>
        </w:rPr>
        <w:fldChar w:fldCharType="separate"/>
      </w:r>
      <w:r w:rsidR="007B216C" w:rsidRPr="007B216C">
        <w:rPr>
          <w:rFonts w:ascii="Arial" w:hAnsi="Arial" w:cs="Arial"/>
          <w:sz w:val="20"/>
          <w:vertAlign w:val="superscript"/>
        </w:rPr>
        <w:t>1</w:t>
      </w:r>
      <w:r w:rsidR="007B216C">
        <w:rPr>
          <w:rFonts w:ascii="Arial" w:hAnsi="Arial" w:cs="Arial"/>
          <w:sz w:val="20"/>
          <w:szCs w:val="20"/>
        </w:rPr>
        <w:fldChar w:fldCharType="end"/>
      </w:r>
      <w:r w:rsidRPr="00C96B85">
        <w:rPr>
          <w:rFonts w:ascii="Arial" w:hAnsi="Arial" w:cs="Arial"/>
          <w:sz w:val="20"/>
          <w:szCs w:val="20"/>
        </w:rPr>
        <w:t xml:space="preserve">. </w:t>
      </w:r>
      <w:r w:rsidR="00FC3590">
        <w:rPr>
          <w:rFonts w:ascii="Arial" w:hAnsi="Arial" w:cs="Arial"/>
          <w:sz w:val="20"/>
          <w:szCs w:val="20"/>
        </w:rPr>
        <w:t xml:space="preserve">Rifapentine is a cyclopentyl derivative of rifampicin, </w:t>
      </w:r>
      <w:r w:rsidR="00FC3590" w:rsidRPr="00C96B85">
        <w:rPr>
          <w:rFonts w:ascii="Arial" w:hAnsi="Arial" w:cs="Arial"/>
          <w:sz w:val="20"/>
          <w:szCs w:val="20"/>
        </w:rPr>
        <w:t xml:space="preserve">the rifamycin in the current 6-month standard of care </w:t>
      </w:r>
      <w:r w:rsidR="00372FA3" w:rsidRPr="00C96B85">
        <w:rPr>
          <w:rFonts w:ascii="Arial" w:hAnsi="Arial" w:cs="Arial"/>
          <w:sz w:val="20"/>
          <w:szCs w:val="20"/>
        </w:rPr>
        <w:t>regimen</w:t>
      </w:r>
      <w:r w:rsidR="00E434CA">
        <w:rPr>
          <w:rFonts w:ascii="Arial" w:hAnsi="Arial" w:cs="Arial"/>
          <w:sz w:val="20"/>
          <w:szCs w:val="20"/>
        </w:rPr>
        <w:t>,</w:t>
      </w:r>
      <w:r w:rsidR="00372FA3">
        <w:rPr>
          <w:rFonts w:ascii="Arial" w:hAnsi="Arial" w:cs="Arial"/>
          <w:sz w:val="20"/>
          <w:szCs w:val="20"/>
        </w:rPr>
        <w:t xml:space="preserve"> and</w:t>
      </w:r>
      <w:r w:rsidR="00604C6B">
        <w:rPr>
          <w:rFonts w:ascii="Arial" w:hAnsi="Arial" w:cs="Arial"/>
          <w:sz w:val="20"/>
          <w:szCs w:val="20"/>
        </w:rPr>
        <w:t xml:space="preserve"> was approved by the U.S. FDA in 1998 for the treatment of </w:t>
      </w:r>
      <w:del w:id="28" w:author="Chang, Vincent" w:date="2023-01-17T11:08:00Z">
        <w:r w:rsidR="00604C6B">
          <w:rPr>
            <w:rFonts w:ascii="Arial" w:hAnsi="Arial" w:cs="Arial"/>
            <w:sz w:val="20"/>
            <w:szCs w:val="20"/>
          </w:rPr>
          <w:delText>TB</w:delText>
        </w:r>
      </w:del>
      <w:ins w:id="29" w:author="Chang, Vincent" w:date="2023-01-17T11:08:00Z">
        <w:r w:rsidR="009D78C7">
          <w:rPr>
            <w:rFonts w:ascii="Arial" w:hAnsi="Arial" w:cs="Arial"/>
            <w:sz w:val="20"/>
            <w:szCs w:val="20"/>
          </w:rPr>
          <w:t>tubcerulosis</w:t>
        </w:r>
      </w:ins>
      <w:r w:rsidR="00604C6B">
        <w:rPr>
          <w:rFonts w:ascii="Arial" w:hAnsi="Arial" w:cs="Arial"/>
          <w:sz w:val="20"/>
          <w:szCs w:val="20"/>
        </w:rPr>
        <w:t xml:space="preserve"> using intermittent dosing</w:t>
      </w:r>
      <w:r w:rsidR="002D1B08">
        <w:rPr>
          <w:rFonts w:ascii="Arial" w:hAnsi="Arial" w:cs="Arial"/>
          <w:sz w:val="20"/>
          <w:szCs w:val="20"/>
        </w:rPr>
        <w:fldChar w:fldCharType="begin"/>
      </w:r>
      <w:r w:rsidR="007B216C">
        <w:rPr>
          <w:rFonts w:ascii="Arial" w:hAnsi="Arial" w:cs="Arial"/>
          <w:sz w:val="20"/>
          <w:szCs w:val="20"/>
        </w:rPr>
        <w:instrText xml:space="preserve"> ADDIN ZOTERO_ITEM CSL_CITATION {"citationID":"GX4NwOjh","properties":{"formattedCitation":"\\super 2\\nosupersub{}","plainCitation":"2","noteIndex":0},"citationItems":[{"id":270,"uris":["http://zotero.org/users/local/MK42wjil/items/DVTRAPZJ"],"itemData":{"id":270,"type":"article-journal","title":"Roehr B. FDA approves rifapentine for the treatment of pulmonary tuberculosis.... Food and Drug Administration. J Int Assoc Physicians AIDS Care. 1998 Aug;4(8):19-25. PMID: 11365728."}}],"schema":"https://github.com/citation-style-language/schema/raw/master/csl-citation.json"} </w:instrText>
      </w:r>
      <w:r w:rsidR="002D1B08">
        <w:rPr>
          <w:rFonts w:ascii="Arial" w:hAnsi="Arial" w:cs="Arial"/>
          <w:sz w:val="20"/>
          <w:szCs w:val="20"/>
        </w:rPr>
        <w:fldChar w:fldCharType="separate"/>
      </w:r>
      <w:r w:rsidR="007B216C" w:rsidRPr="007B216C">
        <w:rPr>
          <w:rFonts w:ascii="Arial" w:hAnsi="Arial" w:cs="Arial"/>
          <w:sz w:val="20"/>
          <w:vertAlign w:val="superscript"/>
        </w:rPr>
        <w:t>2</w:t>
      </w:r>
      <w:r w:rsidR="002D1B08">
        <w:rPr>
          <w:rFonts w:ascii="Arial" w:hAnsi="Arial" w:cs="Arial"/>
          <w:sz w:val="20"/>
          <w:szCs w:val="20"/>
        </w:rPr>
        <w:fldChar w:fldCharType="end"/>
      </w:r>
      <w:r w:rsidR="00604C6B">
        <w:rPr>
          <w:rFonts w:ascii="Arial" w:hAnsi="Arial" w:cs="Arial"/>
          <w:sz w:val="20"/>
          <w:szCs w:val="20"/>
        </w:rPr>
        <w:t xml:space="preserve">. As focus has shifted from intermittent dosing to shortening the duration of treatment, </w:t>
      </w:r>
      <w:r w:rsidR="002A4CAC">
        <w:rPr>
          <w:rFonts w:ascii="Arial" w:hAnsi="Arial" w:cs="Arial"/>
          <w:sz w:val="20"/>
          <w:szCs w:val="20"/>
        </w:rPr>
        <w:t xml:space="preserve">rifapentine’s </w:t>
      </w:r>
      <w:r w:rsidR="009E3A2F">
        <w:rPr>
          <w:rFonts w:ascii="Arial" w:hAnsi="Arial" w:cs="Arial"/>
          <w:sz w:val="20"/>
          <w:szCs w:val="20"/>
        </w:rPr>
        <w:t xml:space="preserve">higher potency and </w:t>
      </w:r>
      <w:r w:rsidR="002A4CAC">
        <w:rPr>
          <w:rFonts w:ascii="Arial" w:hAnsi="Arial" w:cs="Arial"/>
          <w:sz w:val="20"/>
          <w:szCs w:val="20"/>
        </w:rPr>
        <w:t>longer half-life makes the drug an attractive option for replacing rifampicin in short course treatments.</w:t>
      </w:r>
      <w:r w:rsidR="002A4CAC">
        <w:rPr>
          <w:rFonts w:ascii="Arial" w:hAnsi="Arial" w:cs="Arial"/>
          <w:b/>
          <w:bCs/>
          <w:sz w:val="22"/>
          <w:szCs w:val="22"/>
        </w:rPr>
        <w:t xml:space="preserve"> </w:t>
      </w:r>
      <w:r w:rsidR="002A4CAC">
        <w:rPr>
          <w:rFonts w:ascii="Arial" w:hAnsi="Arial" w:cs="Arial"/>
          <w:sz w:val="20"/>
          <w:szCs w:val="20"/>
        </w:rPr>
        <w:t>S</w:t>
      </w:r>
      <w:r w:rsidR="00604C6B">
        <w:rPr>
          <w:rFonts w:ascii="Arial" w:hAnsi="Arial" w:cs="Arial"/>
          <w:sz w:val="20"/>
          <w:szCs w:val="20"/>
        </w:rPr>
        <w:t>ubsequent animal studies demonstrated that daily rifapentine in a combination regimen had potent antimycobacterial activity able to achieve cure without relapse after three months of treatment</w:t>
      </w:r>
      <w:r w:rsidR="00DD7811">
        <w:rPr>
          <w:rFonts w:ascii="Arial" w:hAnsi="Arial" w:cs="Arial"/>
          <w:sz w:val="20"/>
          <w:szCs w:val="20"/>
        </w:rPr>
        <w:t xml:space="preserve"> in the relapsing mouse model</w:t>
      </w:r>
      <w:r w:rsidR="00604C6B">
        <w:rPr>
          <w:rFonts w:ascii="Arial" w:hAnsi="Arial" w:cs="Arial"/>
          <w:sz w:val="20"/>
          <w:szCs w:val="20"/>
        </w:rPr>
        <w:t>.</w:t>
      </w:r>
      <w:r w:rsidR="002E2381">
        <w:rPr>
          <w:rFonts w:ascii="Arial" w:hAnsi="Arial" w:cs="Arial"/>
          <w:sz w:val="20"/>
          <w:szCs w:val="20"/>
        </w:rPr>
        <w:fldChar w:fldCharType="begin"/>
      </w:r>
      <w:r w:rsidR="007B216C">
        <w:rPr>
          <w:rFonts w:ascii="Arial" w:hAnsi="Arial" w:cs="Arial"/>
          <w:sz w:val="20"/>
          <w:szCs w:val="20"/>
        </w:rPr>
        <w:instrText xml:space="preserve"> ADDIN ZOTERO_ITEM CSL_CITATION {"citationID":"QhbEXuw7","properties":{"formattedCitation":"\\super 3\\nosupersub{}","plainCitation":"3","noteIndex":0},"citationItems":[{"id":112,"uris":["http://zotero.org/users/local/MK42wjil/items/TQU9VF2K"],"itemData":{"id":112,"type":"article-journal","abstract":"Objectives: We compared bactericidal activity and treatmentshortening potential between regimens consisting of isoniazid or moxiﬂoxacin plus rifapentine and pyrazinamide administered either thrice-weekly or daily.\nMethods: Using a mouse model of tuberculosis, we assessed bactericidal activity by performing quantitative cultures of lung homogenates over the ﬁrst 12 weeks of treatment. Relapse rates were assessed after completing 8, 10, and 12 weeks of treatment to determine the duration of treatment necessary for stable cure.\nMeasurements and Main Results: After 4 weeks of treatment, daily and thrice-weekly therapy with rifapentine, moxiﬂoxacin, and pyrazinamide was signiﬁcantly more active than treatment with rifapentine, isoniazid, and pyrazinamide. By 8 weeks of treatment, all mice receiving the moxiﬂoxacin-containing regimens were lung culture negative, whereas those mice receiving the isoniazid-containing regimens continued to be lung culture positive. However, the duration of treatment necessary to achieve stable cure was 10 weeks for daily regimens and 12 weeks for thrice-weekly regimens, regardless of whether isoniazid or moxiﬂoxacin was used. All mice receiving standard daily therapy with rifampin, isoniazid, and pyrazinamide relapsed after 12 weeks of treatment.\nConclusions: These results suggest that regimens consisting of isoniazid or moxiﬂoxacin plus rifapentine and pyrazinamide may dramatically shorten the duration of treatment needed to cure human tuberculosis.","container-title":"American Journal of Respiratory and Critical Care Medicine","DOI":"10.1164/rccm.200807-1029OC","ISSN":"1073-449X, 1535-4970","issue":"9","journalAbbreviation":"Am J Respir Crit Care Med","language":"en","page":"989-993","source":"DOI.org (Crossref)","title":"Isoniazid or Moxifloxacin in Rifapentine-based Regimens for Experimental Tuberculosis?","volume":"178","author":[{"family":"Rosenthal","given":"Ian M."},{"family":"Zhang","given":"Ming"},{"family":"Almeida","given":"Deepak"},{"family":"Grosset","given":"Jacques H."},{"family":"Nuermberger","given":"Eric L."}],"issued":{"date-parts":[["2008",11]]}}}],"schema":"https://github.com/citation-style-language/schema/raw/master/csl-citation.json"} </w:instrText>
      </w:r>
      <w:r w:rsidR="002E2381">
        <w:rPr>
          <w:rFonts w:ascii="Arial" w:hAnsi="Arial" w:cs="Arial"/>
          <w:sz w:val="20"/>
          <w:szCs w:val="20"/>
        </w:rPr>
        <w:fldChar w:fldCharType="separate"/>
      </w:r>
      <w:r w:rsidR="007B216C" w:rsidRPr="007B216C">
        <w:rPr>
          <w:rFonts w:ascii="Arial" w:hAnsi="Arial" w:cs="Arial"/>
          <w:sz w:val="20"/>
          <w:vertAlign w:val="superscript"/>
        </w:rPr>
        <w:t>3</w:t>
      </w:r>
      <w:r w:rsidR="002E2381">
        <w:rPr>
          <w:rFonts w:ascii="Arial" w:hAnsi="Arial" w:cs="Arial"/>
          <w:sz w:val="20"/>
          <w:szCs w:val="20"/>
        </w:rPr>
        <w:fldChar w:fldCharType="end"/>
      </w:r>
      <w:r w:rsidR="002E2381">
        <w:rPr>
          <w:rFonts w:ascii="Arial" w:hAnsi="Arial" w:cs="Arial"/>
          <w:sz w:val="20"/>
          <w:szCs w:val="20"/>
        </w:rPr>
        <w:t xml:space="preserve"> Phase 1 and 2 clinical trials </w:t>
      </w:r>
      <w:r w:rsidR="002A4CAC">
        <w:rPr>
          <w:rFonts w:ascii="Arial" w:hAnsi="Arial" w:cs="Arial"/>
          <w:sz w:val="20"/>
          <w:szCs w:val="20"/>
        </w:rPr>
        <w:t xml:space="preserve">confirmed safety and tolerability of rifapentine at daily doses up to </w:t>
      </w:r>
      <w:r w:rsidR="00DD7811">
        <w:rPr>
          <w:rFonts w:ascii="Arial" w:hAnsi="Arial" w:cs="Arial"/>
          <w:sz w:val="20"/>
          <w:szCs w:val="20"/>
        </w:rPr>
        <w:t xml:space="preserve">20 </w:t>
      </w:r>
      <w:r w:rsidR="00C84193">
        <w:rPr>
          <w:rFonts w:ascii="Arial" w:hAnsi="Arial" w:cs="Arial"/>
          <w:sz w:val="20"/>
          <w:szCs w:val="20"/>
        </w:rPr>
        <w:t>mg</w:t>
      </w:r>
      <w:r w:rsidR="00DD7811">
        <w:rPr>
          <w:rFonts w:ascii="Arial" w:hAnsi="Arial" w:cs="Arial"/>
          <w:sz w:val="20"/>
          <w:szCs w:val="20"/>
        </w:rPr>
        <w:t>/kg (up to 1500 mg</w:t>
      </w:r>
      <w:r w:rsidR="00DE41F5">
        <w:rPr>
          <w:rFonts w:ascii="Arial" w:hAnsi="Arial" w:cs="Arial"/>
          <w:sz w:val="20"/>
          <w:szCs w:val="20"/>
        </w:rPr>
        <w:t xml:space="preserve"> total dose</w:t>
      </w:r>
      <w:r w:rsidR="00DD7811">
        <w:rPr>
          <w:rFonts w:ascii="Arial" w:hAnsi="Arial" w:cs="Arial"/>
          <w:sz w:val="20"/>
          <w:szCs w:val="20"/>
        </w:rPr>
        <w:t>)</w:t>
      </w:r>
      <w:r w:rsidR="002A4CAC">
        <w:rPr>
          <w:rFonts w:ascii="Arial" w:hAnsi="Arial" w:cs="Arial"/>
          <w:sz w:val="20"/>
          <w:szCs w:val="20"/>
        </w:rPr>
        <w:t xml:space="preserve"> and demonstrated a strong exposure-response </w:t>
      </w:r>
      <w:r w:rsidR="00314987">
        <w:rPr>
          <w:rFonts w:ascii="Arial" w:hAnsi="Arial" w:cs="Arial"/>
          <w:sz w:val="20"/>
          <w:szCs w:val="20"/>
        </w:rPr>
        <w:t xml:space="preserve">relationship </w:t>
      </w:r>
      <w:r w:rsidR="002A4CAC">
        <w:rPr>
          <w:rFonts w:ascii="Arial" w:hAnsi="Arial" w:cs="Arial"/>
          <w:sz w:val="20"/>
          <w:szCs w:val="20"/>
        </w:rPr>
        <w:t xml:space="preserve">with time to stable culture conversion, </w:t>
      </w:r>
      <w:r w:rsidR="00AE5AAB">
        <w:rPr>
          <w:rFonts w:ascii="Arial" w:hAnsi="Arial" w:cs="Arial"/>
          <w:sz w:val="20"/>
          <w:szCs w:val="20"/>
        </w:rPr>
        <w:t>the primary</w:t>
      </w:r>
      <w:r w:rsidR="002A4CAC">
        <w:rPr>
          <w:rFonts w:ascii="Arial" w:hAnsi="Arial" w:cs="Arial"/>
          <w:sz w:val="20"/>
          <w:szCs w:val="20"/>
        </w:rPr>
        <w:t xml:space="preserve"> </w:t>
      </w:r>
      <w:ins w:id="30" w:author="Phillips, Patrick" w:date="2023-01-13T11:21:00Z">
        <w:r w:rsidR="00C1267B">
          <w:rPr>
            <w:rFonts w:ascii="Arial" w:hAnsi="Arial" w:cs="Arial"/>
            <w:sz w:val="20"/>
            <w:szCs w:val="20"/>
          </w:rPr>
          <w:t>most commonly used primary outcome in phase II clinical trials</w:t>
        </w:r>
      </w:ins>
      <w:r w:rsidR="00E434CA">
        <w:rPr>
          <w:rFonts w:ascii="Arial" w:hAnsi="Arial" w:cs="Arial"/>
          <w:sz w:val="20"/>
          <w:szCs w:val="20"/>
        </w:rPr>
        <w:t xml:space="preserve">on-treatment </w:t>
      </w:r>
      <w:r w:rsidR="002A4CAC">
        <w:rPr>
          <w:rFonts w:ascii="Arial" w:hAnsi="Arial" w:cs="Arial"/>
          <w:sz w:val="20"/>
          <w:szCs w:val="20"/>
        </w:rPr>
        <w:t>surrogate biomarker.</w:t>
      </w:r>
      <w:r w:rsidR="002A4CAC">
        <w:rPr>
          <w:rFonts w:ascii="Arial" w:hAnsi="Arial" w:cs="Arial"/>
          <w:sz w:val="20"/>
          <w:szCs w:val="20"/>
        </w:rPr>
        <w:fldChar w:fldCharType="begin"/>
      </w:r>
      <w:r w:rsidR="007B216C">
        <w:rPr>
          <w:rFonts w:ascii="Arial" w:hAnsi="Arial" w:cs="Arial"/>
          <w:sz w:val="20"/>
          <w:szCs w:val="20"/>
        </w:rPr>
        <w:instrText xml:space="preserve"> ADDIN ZOTERO_ITEM CSL_CITATION {"citationID":"mJ24fzpw","properties":{"formattedCitation":"\\super 4,5\\nosupersub{}","plainCitation":"4,5","noteIndex":0},"citationItems":[{"id":114,"uris":["http://zotero.org/users/local/MK42wjil/items/YCVXFCZI"],"itemData":{"id":114,"type":"article-journal","abstract":"Rationale: Rifapentine has potent activity in mouse models of tuberculosis chemotherapy but its optimal dose and exposure in humans are unknown.","container-title":"American Journal of Respiratory and Critical Care Medicine","DOI":"10.1164/rccm.201410-1843OC","ISSN":"1073-449X, 1535-4970","issue":"3","journalAbbreviation":"Am J Respir Crit Care Med","language":"en","page":"333-343","source":"DOI.org (Crossref)","title":"Daily Rifapentine for Treatment of Pulmonary Tuberculosis. A Randomized, Dose-Ranging Trial","volume":"191","author":[{"family":"Dorman","given":"Susan E."},{"family":"Savic","given":"Radojka M."},{"family":"Goldberg","given":"Stefan"},{"family":"Stout","given":"Jason E."},{"family":"Schluger","given":"Neil"},{"family":"Muzanyi","given":"Grace"},{"family":"Johnson","given":"John L."},{"family":"Nahid","given":"Payam"},{"family":"Hecker","given":"Emily J."},{"family":"Heilig","given":"Charles M."},{"family":"Bozeman","given":"Lorna"},{"family":"Feng","given":"Pei-Jean I</w:instrText>
      </w:r>
      <w:r w:rsidR="007B216C">
        <w:rPr>
          <w:rFonts w:ascii="Arial" w:hAnsi="Arial" w:cs="Arial"/>
          <w:sz w:val="20"/>
          <w:szCs w:val="20"/>
          <w:lang w:eastAsia="zh-TW"/>
        </w:rPr>
        <w:instrText xml:space="preserve">."},{"family":"Moro","given":"Ruth N."},{"family":"MacKenzie","given":"William"},{"family":"Dooley","given":"Kelly E."},{"family":"Nuermberger","given":"Eric L."},{"family":"Vernon","given":"Andrew"},{"family":"Weiner","given":"Marc"}],"issued":{"date-parts":[["2015",2]]}}},{"id":17,"uris":["http://zotero.org/users/local/MK42wjil/items/7THHVMLS"],"itemData":{"id":17,"type":"article-journal","container-title":"Clinical Pharmacology &amp; Therapeutics","DOI":"10.1002/cpt.634","ISSN":"00099236","issue":"2","journalAbbreviation":"Clin. Pharmacol. Ther.","language":"en","page":"321-331","source":"DOI.org (Crossref)","title":"Defining the optimal dose of rifapentine for pulmonary tuberculosis: Exposure-response relations from two phase II clinical trials","title-short":"Defining the optimal dose of rifapentine for pulmonary tuberculosis","volume":"102","author":[{"family":"Savic","given":"Rm"},{"family":"Weiner","given":"M"},{"family":"MacKenzie","given":"Wr"},{"family":"Engle","given":"M"},{"family":"Whitworth","given":"Wc"},{"family":"Johnson","given":"Jl"},{"family":"Nsubuga","given":"P"},{"family":"Nahid","given":"P"},{"family":"Nguyen","given":"Nv"},{"family":"Peloquin","given":"Ca"},{"family":"Dooley","given":"Ke"},{"family":"Dorman","given":"Se"},{"literal":"for the Tuberculosis Trials Consortium of the Centers for Disease Control and Prevention"}],"issued":{"date-parts":[["2017",8]]}}}],"schema":"https://github.com/citation-style-language/schema/raw/master/csl-citation.json"} </w:instrText>
      </w:r>
      <w:r w:rsidR="002A4CAC">
        <w:rPr>
          <w:rFonts w:ascii="Arial" w:hAnsi="Arial" w:cs="Arial"/>
          <w:sz w:val="20"/>
          <w:szCs w:val="20"/>
        </w:rPr>
        <w:fldChar w:fldCharType="separate"/>
      </w:r>
      <w:r w:rsidR="007B216C" w:rsidRPr="007B216C">
        <w:rPr>
          <w:rFonts w:ascii="Arial" w:hAnsi="Arial" w:cs="Arial"/>
          <w:sz w:val="20"/>
          <w:vertAlign w:val="superscript"/>
          <w:lang w:eastAsia="zh-TW"/>
        </w:rPr>
        <w:t>4,5</w:t>
      </w:r>
      <w:r w:rsidR="002A4CAC">
        <w:rPr>
          <w:rFonts w:ascii="Arial" w:hAnsi="Arial" w:cs="Arial"/>
          <w:sz w:val="20"/>
          <w:szCs w:val="20"/>
        </w:rPr>
        <w:fldChar w:fldCharType="end"/>
      </w:r>
      <w:r w:rsidR="002A4CAC">
        <w:rPr>
          <w:rFonts w:ascii="Arial" w:hAnsi="Arial" w:cs="Arial"/>
          <w:sz w:val="20"/>
          <w:szCs w:val="20"/>
          <w:lang w:eastAsia="zh-TW"/>
        </w:rPr>
        <w:t xml:space="preserve"> </w:t>
      </w:r>
    </w:p>
    <w:p w14:paraId="5FE39A1F" w14:textId="7B5891EB" w:rsidR="00FD7993" w:rsidRDefault="00FD7993" w:rsidP="00801D45">
      <w:pPr>
        <w:spacing w:line="480" w:lineRule="auto"/>
        <w:rPr>
          <w:rFonts w:ascii="Arial" w:hAnsi="Arial" w:cs="Arial"/>
          <w:b/>
          <w:bCs/>
          <w:sz w:val="22"/>
          <w:szCs w:val="22"/>
          <w:lang w:eastAsia="zh-TW"/>
        </w:rPr>
      </w:pPr>
    </w:p>
    <w:p w14:paraId="0FE2E95F" w14:textId="1776AAF1" w:rsidR="00C84193" w:rsidRPr="00C84193" w:rsidRDefault="00C84193" w:rsidP="00801D45">
      <w:pPr>
        <w:spacing w:line="480" w:lineRule="auto"/>
        <w:rPr>
          <w:rFonts w:ascii="Arial" w:eastAsia="Times New Roman" w:hAnsi="Arial" w:cs="Arial"/>
          <w:bCs/>
          <w:color w:val="000000"/>
          <w:sz w:val="20"/>
          <w:szCs w:val="20"/>
          <w:lang w:eastAsia="zh-TW"/>
        </w:rPr>
      </w:pPr>
      <w:r>
        <w:rPr>
          <w:rFonts w:ascii="Arial" w:eastAsia="Times New Roman" w:hAnsi="Arial" w:cs="Arial"/>
          <w:bCs/>
          <w:color w:val="000000"/>
          <w:sz w:val="20"/>
          <w:szCs w:val="20"/>
          <w:lang w:eastAsia="zh-TW"/>
        </w:rPr>
        <w:t>In the phase 2b dose ranging study Study 29/29x</w:t>
      </w:r>
      <w:r>
        <w:rPr>
          <w:rFonts w:ascii="Arial" w:eastAsia="Times New Roman" w:hAnsi="Arial" w:cs="Arial"/>
          <w:bCs/>
          <w:color w:val="000000"/>
          <w:sz w:val="20"/>
          <w:szCs w:val="20"/>
          <w:lang w:eastAsia="zh-TW"/>
        </w:rPr>
        <w:fldChar w:fldCharType="begin"/>
      </w:r>
      <w:r w:rsidR="00517EA4">
        <w:rPr>
          <w:rFonts w:ascii="Arial" w:eastAsia="Times New Roman" w:hAnsi="Arial" w:cs="Arial"/>
          <w:bCs/>
          <w:color w:val="000000"/>
          <w:sz w:val="20"/>
          <w:szCs w:val="20"/>
          <w:lang w:eastAsia="zh-TW"/>
        </w:rPr>
        <w:instrText xml:space="preserve"> ADDIN ZOTERO_ITEM CSL_CITATION {"citationID":"bNm1j3Lv","properties":{"formattedCitation":"\\super 4,6\\nosupersub{}","plainCitation":"4,6","noteIndex":0},"citationItems":[{"id":114,"uris":["http://zotero.org/users/local/MK42wjil/items/YCVXFCZI"],"itemData":{"id":114,"type":"article-journal","abstract":"Rationale: Rifapentine has potent activity in mouse models of tuberculosis chemotherapy but its optimal dose and exposure in humans are unknown.","container-title":"American Journal of Respiratory and Critical Care Medicine","DOI":"10.1164/rccm.201410-1843OC","ISSN":"1073-449X, 1535-4970","issue":"3","journalAbbreviation":"Am J Respir Crit Care Med","language":"en","page":"333-343","source":"DOI.org (Crossref)","title":"Daily Rifapentine for Treatment of Pulmonary Tuberculosis. A Randomized, Dose-Ranging Trial","volume":"191","author":[{"family":"Dorman","given":"Susan E."},{"family":"Savic","given":"Radojka M."},{"family":"Goldberg","given":"Stefan"},{"family":"Stout","given":"Jason E."},{"family":"Schluger","given":"Neil"},{"family":"Muzanyi","given":"Grace"},{"family":"Johnson","given":"John L."},{"family":"Nahid","given":"Payam"},{"family":"Hecker","given":"Emily J."},{"family":"Heilig","given":"Charles M."},{"family":"Bozeman","given":"Lorna"},{"family":"Feng","given":"Pei-Jean I."},{"family":"Moro","given":"Ruth N."},{"family":"MacKenzie","given":"William"},{"family":"Dooley","given":"Kelly E."},{"family":"Nuermberger","given":"Eric L."},{"family":"Vernon","given":"Andrew"},{"family":"Weiner","given":"Marc"}],"issued":{"date-parts":[["2015",2]]}}},{"id":166,"uris":["http://zotero.org/users/local/MK42wjil/items/IWNG5PU2"],"itemData":{"id":166,"type":"article-journal","abstract":"Background. Rifapentine administered 5 days per week has potent activity in mouse models of antituberculosis chemotherapy, but efﬁcacy and safety data are limited in humans. We compared the antimicrobial activity and safety of rifapentine vs rifampin during the ﬁrst 8 weeks of pulmonary tuberculosis treatment.\nMethods. In total, 531 adults with sputum smear-positive pulmonary tuberculosis were randomized to rifapentine 10 mg/kg/dose or rifampin 10 mg/kg/dose, administered 5 days per week for 8 weeks (intensive phase), with isoniazid, pyrazinamide, and ethambutol. Coprimary outcomes were negative sputum culture on liquid and on solid media at completion of intensive phase.\nResults. Negative cultures on solid media occurred in 145 of 174 participants (83.3%) in the rifampin group and 171 of 198 participants (86.4%) in the rifapentine group (difference, 3.0%; 95% conﬁdence interval [CI]: − 4.3, 10.5); negative cultures in liquid media occurred in 110 of 169 (65.1%) in the rifampin group and 133 of 196 (67.9%) in the rifapentine group (difference, 2.8%; 95% CI: −6.9, 12.4). Among 529 participants who received study therapy, 40 of 254 participants (15.7%) in the rifampin group and 40 of 275 participants (14.5%) in the rifapentine group prematurely discontinued treatment (P = .79).\nConclusions. The rifapentine regimen was safe but not signiﬁcantly more active than a standard rifampin regimen, by the surrogate endpoint of culture status at completion of intensive phase. Assessment of higher exposures to rifapentine for tuberculosis treatment is warranted.","container-title":"Journal of Infectious Diseases","DOI":"10.1093/infdis/jis461","ISSN":"0022-1899, 1537-6613","issue":"7","journalAbbreviation":"Journal of Infectious Diseases","language":"en","page":"1030-1040","source":"DOI.org (Crossref)","title":"Substitution of Rifapentine for Rifampin During Intensive Phase Treatment of Pulmonary Tuberculosis: Study 29 of the Tuberculosis Trials Consortium","title-short":"Substitution of Rifapentine for Rifampin During Intensive Phase Treatment of Pulmonary Tuberculosis","volume":"206","author":[{"family":"Dorman","given":"S. E."},{"family":"Goldberg","given":"S."},{"family":"Stout","given":"J. E."},{"family":"Muzanyi","given":"G."},{"family":"Johnson","given":"J. L."},{"family":"Weiner","given":"M."},{"family":"Bozeman","given":"L."},{"family":"Heilig","given":"C. M."},{"family":"Feng","given":"P.-J."},{"family":"Moro","given":"R."},{"family":"Narita","given":"M."},{"family":"Nahid","given":"P."},{"family":"Ray","given":"S."},{"family":"Bates","given":"E."},{"family":"Haile","given":"B."},{"family":"Nuermberger","given":"E. L."},{"family":"Vernon","given":"A."},{"family":"Schluger","given":"N. W."},{"literal":"the Tuberculosis Trials Consortium"}],"issued":{"date-parts":[["2012",10,1]]}}}],"schema":"https://github.com/citation-style-language/schema/raw/master/csl-citation.json"} </w:instrText>
      </w:r>
      <w:r>
        <w:rPr>
          <w:rFonts w:ascii="Arial" w:eastAsia="Times New Roman" w:hAnsi="Arial" w:cs="Arial"/>
          <w:bCs/>
          <w:color w:val="000000"/>
          <w:sz w:val="20"/>
          <w:szCs w:val="20"/>
          <w:lang w:eastAsia="zh-TW"/>
        </w:rPr>
        <w:fldChar w:fldCharType="separate"/>
      </w:r>
      <w:r w:rsidR="00517EA4" w:rsidRPr="00517EA4">
        <w:rPr>
          <w:rFonts w:ascii="Arial" w:hAnsi="Arial" w:cs="Arial"/>
          <w:color w:val="000000"/>
          <w:sz w:val="20"/>
          <w:vertAlign w:val="superscript"/>
        </w:rPr>
        <w:t>4,6</w:t>
      </w:r>
      <w:r>
        <w:rPr>
          <w:rFonts w:ascii="Arial" w:eastAsia="Times New Roman" w:hAnsi="Arial" w:cs="Arial"/>
          <w:bCs/>
          <w:color w:val="000000"/>
          <w:sz w:val="20"/>
          <w:szCs w:val="20"/>
          <w:lang w:eastAsia="zh-TW"/>
        </w:rPr>
        <w:fldChar w:fldCharType="end"/>
      </w:r>
      <w:r w:rsidR="007B0289">
        <w:rPr>
          <w:rFonts w:ascii="Arial" w:eastAsia="Times New Roman" w:hAnsi="Arial" w:cs="Arial"/>
          <w:bCs/>
          <w:color w:val="000000"/>
          <w:sz w:val="20"/>
          <w:szCs w:val="20"/>
          <w:lang w:eastAsia="zh-TW"/>
        </w:rPr>
        <w:t xml:space="preserve"> w</w:t>
      </w:r>
      <w:r w:rsidR="00F77BE3">
        <w:rPr>
          <w:rFonts w:ascii="Arial" w:eastAsia="Times New Roman" w:hAnsi="Arial" w:cs="Arial"/>
          <w:bCs/>
          <w:color w:val="000000"/>
          <w:sz w:val="20"/>
          <w:szCs w:val="20"/>
          <w:lang w:eastAsia="zh-TW"/>
        </w:rPr>
        <w:t>here</w:t>
      </w:r>
      <w:r w:rsidR="007B0289">
        <w:rPr>
          <w:rFonts w:ascii="Arial" w:eastAsia="Times New Roman" w:hAnsi="Arial" w:cs="Arial"/>
          <w:bCs/>
          <w:color w:val="000000"/>
          <w:sz w:val="20"/>
          <w:szCs w:val="20"/>
          <w:lang w:eastAsia="zh-TW"/>
        </w:rPr>
        <w:t xml:space="preserve"> 405 participants receiv</w:t>
      </w:r>
      <w:r w:rsidR="00F77BE3">
        <w:rPr>
          <w:rFonts w:ascii="Arial" w:eastAsia="Times New Roman" w:hAnsi="Arial" w:cs="Arial"/>
          <w:bCs/>
          <w:color w:val="000000"/>
          <w:sz w:val="20"/>
          <w:szCs w:val="20"/>
          <w:lang w:eastAsia="zh-TW"/>
        </w:rPr>
        <w:t xml:space="preserve">ed </w:t>
      </w:r>
      <w:r w:rsidR="007B0289">
        <w:rPr>
          <w:rFonts w:ascii="Arial" w:eastAsia="Times New Roman" w:hAnsi="Arial" w:cs="Arial"/>
          <w:bCs/>
          <w:color w:val="000000"/>
          <w:sz w:val="20"/>
          <w:szCs w:val="20"/>
          <w:lang w:eastAsia="zh-TW"/>
        </w:rPr>
        <w:t>rifapentine</w:t>
      </w:r>
      <w:r>
        <w:rPr>
          <w:rFonts w:ascii="Arial" w:eastAsia="Times New Roman" w:hAnsi="Arial" w:cs="Arial"/>
          <w:bCs/>
          <w:color w:val="000000"/>
          <w:sz w:val="20"/>
          <w:szCs w:val="20"/>
          <w:lang w:eastAsia="zh-TW"/>
        </w:rPr>
        <w:t xml:space="preserve">, Savic et.al. previously described rifapentine population pharmacokinetics </w:t>
      </w:r>
      <w:r w:rsidR="003B67A4">
        <w:rPr>
          <w:rFonts w:ascii="Arial" w:eastAsia="Times New Roman" w:hAnsi="Arial" w:cs="Arial"/>
          <w:bCs/>
          <w:color w:val="000000"/>
          <w:sz w:val="20"/>
          <w:szCs w:val="20"/>
          <w:lang w:eastAsia="zh-TW"/>
        </w:rPr>
        <w:t xml:space="preserve">(PK) </w:t>
      </w:r>
      <w:r>
        <w:rPr>
          <w:rFonts w:ascii="Arial" w:eastAsia="Times New Roman" w:hAnsi="Arial" w:cs="Arial"/>
          <w:bCs/>
          <w:color w:val="000000"/>
          <w:sz w:val="20"/>
          <w:szCs w:val="20"/>
          <w:lang w:eastAsia="zh-TW"/>
        </w:rPr>
        <w:t xml:space="preserve">with a first order absorption, one compartment model with </w:t>
      </w:r>
      <w:r w:rsidR="00B23DB0">
        <w:rPr>
          <w:rFonts w:ascii="Arial" w:eastAsia="Times New Roman" w:hAnsi="Arial" w:cs="Arial"/>
          <w:bCs/>
          <w:color w:val="000000"/>
          <w:sz w:val="20"/>
          <w:szCs w:val="20"/>
          <w:lang w:eastAsia="zh-TW"/>
        </w:rPr>
        <w:t xml:space="preserve">first order </w:t>
      </w:r>
      <w:r>
        <w:rPr>
          <w:rFonts w:ascii="Arial" w:eastAsia="Times New Roman" w:hAnsi="Arial" w:cs="Arial"/>
          <w:bCs/>
          <w:color w:val="000000"/>
          <w:sz w:val="20"/>
          <w:szCs w:val="20"/>
          <w:lang w:eastAsia="zh-TW"/>
        </w:rPr>
        <w:t>metabolite clearance.</w:t>
      </w:r>
      <w:r>
        <w:rPr>
          <w:rFonts w:ascii="Arial" w:eastAsia="Times New Roman" w:hAnsi="Arial" w:cs="Arial"/>
          <w:bCs/>
          <w:color w:val="000000"/>
          <w:sz w:val="20"/>
          <w:szCs w:val="20"/>
          <w:lang w:eastAsia="zh-TW"/>
        </w:rPr>
        <w:fldChar w:fldCharType="begin"/>
      </w:r>
      <w:r>
        <w:rPr>
          <w:rFonts w:ascii="Arial" w:eastAsia="Times New Roman" w:hAnsi="Arial" w:cs="Arial"/>
          <w:bCs/>
          <w:color w:val="000000"/>
          <w:sz w:val="20"/>
          <w:szCs w:val="20"/>
          <w:lang w:eastAsia="zh-TW"/>
        </w:rPr>
        <w:instrText xml:space="preserve"> ADDIN ZOTERO_ITEM CSL_CITATION {"citationID":"eJaju8Xr","properties":{"formattedCitation":"\\super 5\\nosupersub{}","plainCitation":"5","noteIndex":0},"citationItems":[{"id":17,"uris":["http://zotero.org/users/local/MK42wjil/items/7THHVMLS"],"itemData":{"id":17,"type":"article-journal","container-title":"Clinical Pharmacology &amp; Therapeutics","DOI":"10.1002/cpt.634","ISSN":"00099236","issue":"2","journalAbbreviation":"Clin. Pharmacol. Ther.","language":"en","page":"321-331","source":"DOI.org (Crossref)","title":"Defining the optimal dose of rifapentine for pulmonary tuberculosis: Exposure-response relations from two phase II clinical trials","title-short":"Defining the optimal dose of rifapentine for pulmonary tuberculosis","volume":"102","author":[{"family":"Savic","given":"Rm"},{"family":"Weiner","given":"M"},{"family":"MacKenzie","given":"Wr"},{"family":"Engle","given":"M"},{"family":"Whitworth","given":"Wc"},{"family":"Johnson","given":"Jl"},{"family":"Nsubuga","given":"P"},{"family":"Nahid","given":"P"},{"family":"Nguyen","given":"Nv"},{"family":"Peloquin","given":"Ca"},{"family":"Dooley","given":"Ke"},{"family":"Dorman","given":"Se"},{"literal":"for the Tuberculosis Trials Consortium of the Centers for Disease Control and Prevention"}],"issued":{"date-parts":[["2017",8]]}}}],"schema":"https://github.com/citation-style-language/schema/raw/master/csl-citation.json"} </w:instrText>
      </w:r>
      <w:r>
        <w:rPr>
          <w:rFonts w:ascii="Arial" w:eastAsia="Times New Roman" w:hAnsi="Arial" w:cs="Arial"/>
          <w:bCs/>
          <w:color w:val="000000"/>
          <w:sz w:val="20"/>
          <w:szCs w:val="20"/>
          <w:lang w:eastAsia="zh-TW"/>
        </w:rPr>
        <w:fldChar w:fldCharType="separate"/>
      </w:r>
      <w:r w:rsidRPr="007B216C">
        <w:rPr>
          <w:rFonts w:ascii="Arial" w:hAnsi="Arial" w:cs="Arial"/>
          <w:color w:val="000000"/>
          <w:sz w:val="20"/>
          <w:vertAlign w:val="superscript"/>
        </w:rPr>
        <w:t>5</w:t>
      </w:r>
      <w:r>
        <w:rPr>
          <w:rFonts w:ascii="Arial" w:eastAsia="Times New Roman" w:hAnsi="Arial" w:cs="Arial"/>
          <w:bCs/>
          <w:color w:val="000000"/>
          <w:sz w:val="20"/>
          <w:szCs w:val="20"/>
          <w:lang w:eastAsia="zh-TW"/>
        </w:rPr>
        <w:fldChar w:fldCharType="end"/>
      </w:r>
      <w:r>
        <w:rPr>
          <w:rFonts w:ascii="Arial" w:eastAsia="Times New Roman" w:hAnsi="Arial" w:cs="Arial"/>
          <w:bCs/>
          <w:color w:val="000000"/>
          <w:sz w:val="20"/>
          <w:szCs w:val="20"/>
          <w:lang w:eastAsia="zh-TW"/>
        </w:rPr>
        <w:t xml:space="preserve">  Male sex, </w:t>
      </w:r>
      <w:commentRangeStart w:id="31"/>
      <w:del w:id="32" w:author="Chang, Vincent" w:date="2023-01-17T11:08:00Z">
        <w:r w:rsidR="00F77BE3">
          <w:rPr>
            <w:rFonts w:ascii="Arial" w:eastAsia="Times New Roman" w:hAnsi="Arial" w:cs="Arial"/>
            <w:bCs/>
            <w:color w:val="000000"/>
            <w:sz w:val="20"/>
            <w:szCs w:val="20"/>
            <w:lang w:eastAsia="zh-TW"/>
          </w:rPr>
          <w:delText>participants living with HIV</w:delText>
        </w:r>
        <w:commentRangeEnd w:id="31"/>
        <w:r w:rsidR="00202C3E">
          <w:rPr>
            <w:rStyle w:val="CommentReference"/>
          </w:rPr>
          <w:commentReference w:id="31"/>
        </w:r>
      </w:del>
      <w:ins w:id="33" w:author="Chang, Vincent" w:date="2023-01-17T11:08:00Z">
        <w:r w:rsidR="009D78C7">
          <w:rPr>
            <w:rFonts w:ascii="Arial" w:eastAsia="Times New Roman" w:hAnsi="Arial" w:cs="Arial"/>
            <w:bCs/>
            <w:color w:val="000000"/>
            <w:sz w:val="20"/>
            <w:szCs w:val="20"/>
            <w:lang w:eastAsia="zh-TW"/>
          </w:rPr>
          <w:t>HIV co-infection</w:t>
        </w:r>
      </w:ins>
      <w:r>
        <w:rPr>
          <w:rFonts w:ascii="Arial" w:eastAsia="Times New Roman" w:hAnsi="Arial" w:cs="Arial"/>
          <w:bCs/>
          <w:color w:val="000000"/>
          <w:sz w:val="20"/>
          <w:szCs w:val="20"/>
          <w:lang w:eastAsia="zh-TW"/>
        </w:rPr>
        <w:t xml:space="preserve">, older age, absence of food, and dose limiting bioavailability were all found to be covariates on either bioavailability or clearance decreasing rifapentine exposure. Higher rifapentine </w:t>
      </w:r>
      <w:r w:rsidRPr="00C84193">
        <w:rPr>
          <w:rFonts w:ascii="Arial" w:eastAsia="Times New Roman" w:hAnsi="Arial" w:cs="Arial"/>
          <w:bCs/>
          <w:color w:val="000000"/>
          <w:sz w:val="20"/>
          <w:szCs w:val="20"/>
          <w:lang w:eastAsia="zh-TW"/>
        </w:rPr>
        <w:t>steady state individual participant area under the concentration-time curve from 0-24 hours (AUC</w:t>
      </w:r>
      <w:r w:rsidRPr="00C84193">
        <w:rPr>
          <w:rFonts w:ascii="Arial" w:eastAsia="Times New Roman" w:hAnsi="Arial" w:cs="Arial"/>
          <w:bCs/>
          <w:color w:val="000000"/>
          <w:sz w:val="20"/>
          <w:szCs w:val="20"/>
          <w:vertAlign w:val="subscript"/>
          <w:lang w:eastAsia="zh-TW"/>
        </w:rPr>
        <w:t>0-24h</w:t>
      </w:r>
      <w:r w:rsidR="007D0A3B">
        <w:rPr>
          <w:rFonts w:ascii="Arial" w:eastAsia="Times New Roman" w:hAnsi="Arial" w:cs="Arial"/>
          <w:bCs/>
          <w:color w:val="000000"/>
          <w:sz w:val="20"/>
          <w:szCs w:val="20"/>
          <w:vertAlign w:val="subscript"/>
          <w:lang w:eastAsia="zh-TW"/>
        </w:rPr>
        <w:t>,ss</w:t>
      </w:r>
      <w:r w:rsidRPr="00C84193">
        <w:rPr>
          <w:rFonts w:ascii="Arial" w:eastAsia="Times New Roman" w:hAnsi="Arial" w:cs="Arial"/>
          <w:bCs/>
          <w:color w:val="000000"/>
          <w:sz w:val="20"/>
          <w:szCs w:val="20"/>
          <w:lang w:eastAsia="zh-TW"/>
        </w:rPr>
        <w:t xml:space="preserve">) </w:t>
      </w:r>
      <w:r>
        <w:rPr>
          <w:rFonts w:ascii="Arial" w:eastAsia="Times New Roman" w:hAnsi="Arial" w:cs="Arial"/>
          <w:bCs/>
          <w:color w:val="000000"/>
          <w:sz w:val="20"/>
          <w:szCs w:val="20"/>
          <w:lang w:eastAsia="zh-TW"/>
        </w:rPr>
        <w:t xml:space="preserve">was </w:t>
      </w:r>
      <w:ins w:id="34" w:author="Phillips, Patrick" w:date="2023-01-13T11:23:00Z">
        <w:r w:rsidR="00C23FDF">
          <w:rPr>
            <w:rFonts w:ascii="Arial" w:eastAsia="Times New Roman" w:hAnsi="Arial" w:cs="Arial"/>
            <w:bCs/>
            <w:color w:val="000000"/>
            <w:sz w:val="20"/>
            <w:szCs w:val="20"/>
            <w:lang w:eastAsia="zh-TW"/>
          </w:rPr>
          <w:t xml:space="preserve">associate with shorter </w:t>
        </w:r>
      </w:ins>
      <w:r>
        <w:rPr>
          <w:rFonts w:ascii="Arial" w:eastAsia="Times New Roman" w:hAnsi="Arial" w:cs="Arial"/>
          <w:bCs/>
          <w:color w:val="000000"/>
          <w:sz w:val="20"/>
          <w:szCs w:val="20"/>
          <w:lang w:eastAsia="zh-TW"/>
        </w:rPr>
        <w:t xml:space="preserve">found </w:t>
      </w:r>
      <w:commentRangeStart w:id="35"/>
      <w:r>
        <w:rPr>
          <w:rFonts w:ascii="Arial" w:eastAsia="Times New Roman" w:hAnsi="Arial" w:cs="Arial"/>
          <w:bCs/>
          <w:color w:val="000000"/>
          <w:sz w:val="20"/>
          <w:szCs w:val="20"/>
          <w:lang w:eastAsia="zh-TW"/>
        </w:rPr>
        <w:t xml:space="preserve">to </w:t>
      </w:r>
      <w:del w:id="36" w:author="Phillips, Patrick" w:date="2023-01-13T11:23:00Z">
        <w:r w:rsidDel="00C23FDF">
          <w:rPr>
            <w:rFonts w:ascii="Arial" w:eastAsia="Times New Roman" w:hAnsi="Arial" w:cs="Arial"/>
            <w:bCs/>
            <w:color w:val="000000"/>
            <w:sz w:val="20"/>
            <w:szCs w:val="20"/>
            <w:lang w:eastAsia="zh-TW"/>
          </w:rPr>
          <w:delText xml:space="preserve">improve </w:delText>
        </w:r>
        <w:commentRangeEnd w:id="35"/>
        <w:r w:rsidR="00202C3E" w:rsidDel="00C23FDF">
          <w:rPr>
            <w:rStyle w:val="CommentReference"/>
          </w:rPr>
          <w:commentReference w:id="35"/>
        </w:r>
      </w:del>
      <w:ins w:id="37" w:author="Chang, Vincent" w:date="2023-01-17T11:08:00Z">
        <w:r w:rsidR="009D78C7">
          <w:rPr>
            <w:rFonts w:ascii="Arial" w:eastAsia="Times New Roman" w:hAnsi="Arial" w:cs="Arial"/>
            <w:bCs/>
            <w:color w:val="000000"/>
            <w:sz w:val="20"/>
            <w:szCs w:val="20"/>
            <w:lang w:eastAsia="zh-TW"/>
          </w:rPr>
          <w:t>shorten</w:t>
        </w:r>
        <w:r>
          <w:rPr>
            <w:rFonts w:ascii="Arial" w:eastAsia="Times New Roman" w:hAnsi="Arial" w:cs="Arial"/>
            <w:bCs/>
            <w:color w:val="000000"/>
            <w:sz w:val="20"/>
            <w:szCs w:val="20"/>
            <w:lang w:eastAsia="zh-TW"/>
          </w:rPr>
          <w:t xml:space="preserve"> </w:t>
        </w:r>
      </w:ins>
      <w:r>
        <w:rPr>
          <w:rFonts w:ascii="Arial" w:eastAsia="Times New Roman" w:hAnsi="Arial" w:cs="Arial"/>
          <w:bCs/>
          <w:color w:val="000000"/>
          <w:sz w:val="20"/>
          <w:szCs w:val="20"/>
          <w:lang w:eastAsia="zh-TW"/>
        </w:rPr>
        <w:t>time to stable liquid culture conversion with maximum achievable effect observed at an exposure of 350 µg∙h/mL. Additionally, 73% of phase 2b participants achieved this target by taking a 1200 mg dose while consuming food. Therefore, S31/A5349 selected to administer a</w:t>
      </w:r>
      <w:ins w:id="38" w:author="Phillips, Patrick" w:date="2023-01-13T11:23:00Z">
        <w:r w:rsidR="00C23FDF">
          <w:rPr>
            <w:rFonts w:ascii="Arial" w:eastAsia="Times New Roman" w:hAnsi="Arial" w:cs="Arial"/>
            <w:bCs/>
            <w:color w:val="000000"/>
            <w:sz w:val="20"/>
            <w:szCs w:val="20"/>
            <w:lang w:eastAsia="zh-TW"/>
          </w:rPr>
          <w:t>A</w:t>
        </w:r>
      </w:ins>
      <w:r>
        <w:rPr>
          <w:rFonts w:ascii="Arial" w:eastAsia="Times New Roman" w:hAnsi="Arial" w:cs="Arial"/>
          <w:bCs/>
          <w:color w:val="000000"/>
          <w:sz w:val="20"/>
          <w:szCs w:val="20"/>
          <w:lang w:eastAsia="zh-TW"/>
        </w:rPr>
        <w:t xml:space="preserve"> flat 1200 mg dose with food</w:t>
      </w:r>
      <w:ins w:id="39" w:author="Phillips, Patrick" w:date="2023-01-13T11:23:00Z">
        <w:r w:rsidR="00C23FDF">
          <w:rPr>
            <w:rFonts w:ascii="Arial" w:eastAsia="Times New Roman" w:hAnsi="Arial" w:cs="Arial"/>
            <w:bCs/>
            <w:color w:val="000000"/>
            <w:sz w:val="20"/>
            <w:szCs w:val="20"/>
            <w:lang w:eastAsia="zh-TW"/>
          </w:rPr>
          <w:t xml:space="preserve"> was </w:t>
        </w:r>
      </w:ins>
      <w:ins w:id="40" w:author="Phillips, Patrick" w:date="2023-01-13T11:24:00Z">
        <w:r w:rsidR="00C23FDF">
          <w:rPr>
            <w:rFonts w:ascii="Arial" w:eastAsia="Times New Roman" w:hAnsi="Arial" w:cs="Arial"/>
            <w:bCs/>
            <w:color w:val="000000"/>
            <w:sz w:val="20"/>
            <w:szCs w:val="20"/>
            <w:lang w:eastAsia="zh-TW"/>
          </w:rPr>
          <w:t xml:space="preserve">therefore </w:t>
        </w:r>
      </w:ins>
      <w:ins w:id="41" w:author="Phillips, Patrick" w:date="2023-01-13T11:23:00Z">
        <w:r w:rsidR="00C23FDF">
          <w:rPr>
            <w:rFonts w:ascii="Arial" w:eastAsia="Times New Roman" w:hAnsi="Arial" w:cs="Arial"/>
            <w:bCs/>
            <w:color w:val="000000"/>
            <w:sz w:val="20"/>
            <w:szCs w:val="20"/>
            <w:lang w:eastAsia="zh-TW"/>
          </w:rPr>
          <w:t xml:space="preserve">selected for </w:t>
        </w:r>
      </w:ins>
      <w:ins w:id="42" w:author="Phillips, Patrick" w:date="2023-01-13T11:24:00Z">
        <w:r w:rsidR="00C23FDF">
          <w:rPr>
            <w:rFonts w:ascii="Arial" w:eastAsia="Times New Roman" w:hAnsi="Arial" w:cs="Arial"/>
            <w:bCs/>
            <w:color w:val="000000"/>
            <w:sz w:val="20"/>
            <w:szCs w:val="20"/>
            <w:lang w:eastAsia="zh-TW"/>
          </w:rPr>
          <w:t>the subsequent phase III trial</w:t>
        </w:r>
      </w:ins>
      <w:ins w:id="43" w:author="Phillips, Patrick" w:date="2023-01-17T11:08:00Z">
        <w:r>
          <w:rPr>
            <w:rFonts w:ascii="Arial" w:eastAsia="Times New Roman" w:hAnsi="Arial" w:cs="Arial"/>
            <w:bCs/>
            <w:color w:val="000000"/>
            <w:sz w:val="20"/>
            <w:szCs w:val="20"/>
            <w:lang w:eastAsia="zh-TW"/>
          </w:rPr>
          <w:t>.</w:t>
        </w:r>
      </w:ins>
      <w:del w:id="44" w:author="Phillips, Patrick" w:date="2023-01-17T11:08:00Z">
        <w:r>
          <w:rPr>
            <w:rFonts w:ascii="Arial" w:eastAsia="Times New Roman" w:hAnsi="Arial" w:cs="Arial"/>
            <w:bCs/>
            <w:color w:val="000000"/>
            <w:sz w:val="20"/>
            <w:szCs w:val="20"/>
            <w:lang w:eastAsia="zh-TW"/>
          </w:rPr>
          <w:delText>.</w:delText>
        </w:r>
      </w:del>
      <w:r>
        <w:rPr>
          <w:rFonts w:ascii="Arial" w:eastAsia="Times New Roman" w:hAnsi="Arial" w:cs="Arial"/>
          <w:bCs/>
          <w:color w:val="000000"/>
          <w:sz w:val="20"/>
          <w:szCs w:val="20"/>
          <w:lang w:eastAsia="zh-TW"/>
        </w:rPr>
        <w:t xml:space="preserve"> Rifamycins are well known to have highly variable pharmacokinetics</w:t>
      </w:r>
      <w:commentRangeStart w:id="45"/>
      <w:r>
        <w:rPr>
          <w:rFonts w:ascii="Arial" w:eastAsia="Times New Roman" w:hAnsi="Arial" w:cs="Arial"/>
          <w:bCs/>
          <w:color w:val="000000"/>
          <w:sz w:val="20"/>
          <w:szCs w:val="20"/>
          <w:lang w:eastAsia="zh-TW"/>
        </w:rPr>
        <w:fldChar w:fldCharType="begin"/>
      </w:r>
      <w:commentRangeEnd w:id="45"/>
      <w:r w:rsidR="00517EA4">
        <w:rPr>
          <w:rFonts w:ascii="Arial" w:eastAsia="Times New Roman" w:hAnsi="Arial" w:cs="Arial"/>
          <w:bCs/>
          <w:color w:val="000000"/>
          <w:sz w:val="20"/>
          <w:szCs w:val="20"/>
          <w:lang w:eastAsia="zh-TW"/>
        </w:rPr>
        <w:instrText xml:space="preserve"> ADDIN ZOTERO_ITEM CSL_CITATION {"citationID":"RFCHDe8N","properties":{"formattedCitation":"\\super 7\\uc0\\u8211{}9\\nosupersub{}","plainCitation":"7–9","noteIndex":0},"citationItems":[{"id":274,"uris":["http://zotero.org/users/local/MK42wjil/items/RETGPZHY"],"itemData":{"id":274,"type":"article-journal","abstract":"There is renewed interest in the rifamycins, primarily from evidence that higher doses than have been previously used may allow a markedly shortened treatment of active and latent tuberculosis (TB). We review recent studies of the pharmacokinetics, pharmacodynamics and pharmacogenomics of rifampicin, rifapentine and rifabutin. The rifamycins have complex metabolic pathways and, therefore, have wide interpatient variability in drug exposure (10-fold or greater). Some of the reasons for the broad range in rifamycin exposure are now being elucidated: body weight, disease state, ingestion with food and polymorphisms in genes for drug transporter proteins. Children require 2- to 3-fold higher doses of rifampicin and rifapentine than adults do. Greater rifamycin exposure is closely correlated with bactericidal and sterilizing activities in the mouse model of TB treatment. The use of high-dose rifampicin and daily rifapentine allows treatment to be shortened to 3 months in the mouse model, and clinical trials are under way to evaluate these regimens in humans. Little is known about the relationship between rifamycin dose and toxicity, when daily dosing is used. New ways of using an old drug class – the rifamycins – may markedly improve TB treatment yet again.","language":"en","page":"8","source":"Zotero","title":"The Rifamycins: Renewed Interest in an Old Drug Class","author":[{"family":"Burman","given":"William"}]}},{"id":275,"uris":["http://zotero.org/users/local/MK42wjil/items/MVDJH8JW"],"itemData":{"id":275,"type":"webpage","language":"en","note":"DOI: 10.1128/AAC.00353-10","title":"Effects of Tuberculosis, Race, and Human Gene SLCO1B1 Polymorphisms on Rifampin Concentrations","URL":"https://journals.asm.org/doi/epub/10.1128/AAC.00353-10","accessed":{"date-parts":[["2022",10,12]]}}},{"id":278,"uris":["http://zotero.org/users/local/MK42wjil/items/LNZ7CJ89"],"itemData":{"id":278,"type":"webpage","language":"en","note":"DOI: 10.1164/rccm.200311-1612OC","title":"Pharmacokinetics of Rifapentine at 600, 900, and 1,200 mg during Once-Weekly Tuberculosis Therapy","URL":"https://www.atsjournals.org/doi/epdf/10.1164/rccm.200311-1612OC","accessed":{"date-parts":[["2022",10,12]]}}}],"schema":"https://github.com/citation-style-language/schema/raw/master/csl-citation.json"} </w:instrText>
      </w:r>
      <w:r>
        <w:rPr>
          <w:rFonts w:ascii="Arial" w:eastAsia="Times New Roman" w:hAnsi="Arial" w:cs="Arial"/>
          <w:bCs/>
          <w:color w:val="000000"/>
          <w:sz w:val="20"/>
          <w:szCs w:val="20"/>
          <w:lang w:eastAsia="zh-TW"/>
        </w:rPr>
        <w:fldChar w:fldCharType="separate"/>
      </w:r>
      <w:r w:rsidR="00517EA4" w:rsidRPr="00517EA4">
        <w:rPr>
          <w:rFonts w:ascii="Arial" w:hAnsi="Arial" w:cs="Arial"/>
          <w:color w:val="000000"/>
          <w:sz w:val="20"/>
          <w:vertAlign w:val="superscript"/>
        </w:rPr>
        <w:t>7–9</w:t>
      </w:r>
      <w:r>
        <w:rPr>
          <w:rFonts w:ascii="Arial" w:eastAsia="Times New Roman" w:hAnsi="Arial" w:cs="Arial"/>
          <w:bCs/>
          <w:color w:val="000000"/>
          <w:sz w:val="20"/>
          <w:szCs w:val="20"/>
          <w:lang w:eastAsia="zh-TW"/>
        </w:rPr>
        <w:fldChar w:fldCharType="end"/>
      </w:r>
      <w:r w:rsidR="00C23FDF">
        <w:rPr>
          <w:rStyle w:val="CommentReference"/>
        </w:rPr>
        <w:commentReference w:id="45"/>
      </w:r>
      <w:r>
        <w:rPr>
          <w:rFonts w:ascii="Arial" w:eastAsia="Times New Roman" w:hAnsi="Arial" w:cs="Arial"/>
          <w:bCs/>
          <w:color w:val="000000"/>
          <w:sz w:val="20"/>
          <w:szCs w:val="20"/>
          <w:lang w:eastAsia="zh-TW"/>
        </w:rPr>
        <w:t xml:space="preserve">. The </w:t>
      </w:r>
      <w:r w:rsidR="007B0289">
        <w:rPr>
          <w:rFonts w:ascii="Arial" w:eastAsia="Times New Roman" w:hAnsi="Arial" w:cs="Arial"/>
          <w:bCs/>
          <w:color w:val="000000"/>
          <w:sz w:val="20"/>
          <w:szCs w:val="20"/>
          <w:lang w:eastAsia="zh-TW"/>
        </w:rPr>
        <w:t>Study 29/29x</w:t>
      </w:r>
      <w:r>
        <w:rPr>
          <w:rFonts w:ascii="Arial" w:eastAsia="Times New Roman" w:hAnsi="Arial" w:cs="Arial"/>
          <w:bCs/>
          <w:color w:val="000000"/>
          <w:sz w:val="20"/>
          <w:szCs w:val="20"/>
          <w:lang w:eastAsia="zh-TW"/>
        </w:rPr>
        <w:t xml:space="preserve"> model found high between subject variability in clearance, metabolite clearance, and bioavailability resulting in up to 5-fold </w:t>
      </w:r>
      <w:r w:rsidR="004A3347">
        <w:rPr>
          <w:rFonts w:ascii="Arial" w:hAnsi="Arial" w:cs="Arial"/>
          <w:sz w:val="20"/>
          <w:szCs w:val="20"/>
        </w:rPr>
        <w:t>AUC</w:t>
      </w:r>
      <w:r w:rsidR="004A3347">
        <w:rPr>
          <w:rFonts w:ascii="Arial" w:hAnsi="Arial" w:cs="Arial"/>
          <w:sz w:val="20"/>
          <w:szCs w:val="20"/>
          <w:vertAlign w:val="subscript"/>
        </w:rPr>
        <w:t>0-24h</w:t>
      </w:r>
      <w:r w:rsidR="004A3347">
        <w:rPr>
          <w:rFonts w:ascii="Arial" w:hAnsi="Arial" w:cs="Arial"/>
          <w:sz w:val="20"/>
          <w:szCs w:val="20"/>
        </w:rPr>
        <w:t xml:space="preserve"> </w:t>
      </w:r>
      <w:r>
        <w:rPr>
          <w:rFonts w:ascii="Arial" w:eastAsia="Times New Roman" w:hAnsi="Arial" w:cs="Arial"/>
          <w:bCs/>
          <w:color w:val="000000"/>
          <w:sz w:val="20"/>
          <w:szCs w:val="20"/>
          <w:lang w:eastAsia="zh-TW"/>
        </w:rPr>
        <w:t>range with the same dose and meal</w:t>
      </w:r>
      <w:r w:rsidR="007D0A3B">
        <w:rPr>
          <w:rFonts w:ascii="Arial" w:eastAsia="Times New Roman" w:hAnsi="Arial" w:cs="Arial"/>
          <w:bCs/>
          <w:color w:val="000000"/>
          <w:sz w:val="20"/>
          <w:szCs w:val="20"/>
          <w:lang w:eastAsia="zh-TW"/>
        </w:rPr>
        <w:t>,</w:t>
      </w:r>
      <w:r>
        <w:rPr>
          <w:rFonts w:ascii="Arial" w:eastAsia="Times New Roman" w:hAnsi="Arial" w:cs="Arial"/>
          <w:bCs/>
          <w:color w:val="000000"/>
          <w:sz w:val="20"/>
          <w:szCs w:val="20"/>
          <w:lang w:eastAsia="zh-TW"/>
        </w:rPr>
        <w:t xml:space="preserve"> underscoring the need to accurately characterize rifapentine pharmacokinetics in a larger population.</w:t>
      </w:r>
    </w:p>
    <w:p w14:paraId="68229B71" w14:textId="77777777" w:rsidR="00C84193" w:rsidRDefault="00C84193" w:rsidP="00801D45">
      <w:pPr>
        <w:spacing w:line="480" w:lineRule="auto"/>
        <w:rPr>
          <w:rFonts w:ascii="Arial" w:hAnsi="Arial" w:cs="Arial"/>
          <w:b/>
          <w:bCs/>
          <w:sz w:val="22"/>
          <w:szCs w:val="22"/>
        </w:rPr>
      </w:pPr>
    </w:p>
    <w:p w14:paraId="6D09F239" w14:textId="16504346" w:rsidR="00C96B85" w:rsidRDefault="00C84193" w:rsidP="00801D45">
      <w:pPr>
        <w:spacing w:line="480" w:lineRule="auto"/>
        <w:rPr>
          <w:rFonts w:ascii="Arial" w:eastAsia="Times New Roman" w:hAnsi="Arial" w:cs="Arial"/>
          <w:bCs/>
          <w:color w:val="000000"/>
          <w:sz w:val="20"/>
          <w:szCs w:val="20"/>
          <w:lang w:eastAsia="zh-TW"/>
        </w:rPr>
      </w:pPr>
      <w:commentRangeStart w:id="46"/>
      <w:ins w:id="47" w:author="Phillips, Patrick" w:date="2023-01-17T11:08:00Z">
        <w:r>
          <w:rPr>
            <w:rFonts w:ascii="Arial" w:hAnsi="Arial" w:cs="Arial"/>
            <w:sz w:val="20"/>
            <w:szCs w:val="20"/>
          </w:rPr>
          <w:t xml:space="preserve">As a </w:t>
        </w:r>
      </w:ins>
      <w:del w:id="48" w:author="Phillips, Patrick" w:date="2023-01-13T11:26:00Z">
        <w:r w:rsidDel="00C23FDF">
          <w:rPr>
            <w:rFonts w:ascii="Arial" w:hAnsi="Arial" w:cs="Arial"/>
            <w:sz w:val="20"/>
            <w:szCs w:val="20"/>
          </w:rPr>
          <w:delText>follow up to S29/29x</w:delText>
        </w:r>
      </w:del>
      <w:ins w:id="49" w:author="Phillips, Patrick" w:date="2023-01-13T11:26:00Z">
        <w:r w:rsidR="00C23FDF">
          <w:rPr>
            <w:rFonts w:ascii="Arial" w:hAnsi="Arial" w:cs="Arial"/>
            <w:sz w:val="20"/>
            <w:szCs w:val="20"/>
          </w:rPr>
          <w:t>continuation of the clinical development of rifapentine regimens</w:t>
        </w:r>
      </w:ins>
      <w:ins w:id="50" w:author="Phillips, Patrick" w:date="2023-01-17T11:08:00Z">
        <w:r w:rsidR="00C96B85" w:rsidRPr="00C96B85">
          <w:rPr>
            <w:rFonts w:ascii="Arial" w:hAnsi="Arial" w:cs="Arial"/>
            <w:sz w:val="20"/>
            <w:szCs w:val="20"/>
          </w:rPr>
          <w:t xml:space="preserve">, </w:t>
        </w:r>
        <w:commentRangeEnd w:id="46"/>
        <w:r w:rsidR="00202C3E">
          <w:rPr>
            <w:rStyle w:val="CommentReference"/>
          </w:rPr>
          <w:commentReference w:id="46"/>
        </w:r>
      </w:ins>
      <w:r w:rsidR="009D78C7">
        <w:rPr>
          <w:rFonts w:ascii="Arial" w:eastAsia="Times New Roman" w:hAnsi="Arial" w:cs="Arial"/>
          <w:color w:val="000000"/>
          <w:sz w:val="20"/>
          <w:szCs w:val="20"/>
          <w:lang w:eastAsia="zh-TW"/>
        </w:rPr>
        <w:t>T</w:t>
      </w:r>
      <w:r w:rsidR="00C96B85" w:rsidRPr="00C96B85">
        <w:rPr>
          <w:rFonts w:ascii="Arial" w:eastAsia="Times New Roman" w:hAnsi="Arial" w:cs="Arial"/>
          <w:color w:val="000000"/>
          <w:sz w:val="20"/>
          <w:szCs w:val="20"/>
          <w:lang w:eastAsia="zh-TW"/>
        </w:rPr>
        <w:t xml:space="preserve">he Tuberculosis Trials Consortium </w:t>
      </w:r>
      <w:r>
        <w:rPr>
          <w:rFonts w:ascii="Arial" w:eastAsia="Times New Roman" w:hAnsi="Arial" w:cs="Arial"/>
          <w:color w:val="000000"/>
          <w:sz w:val="20"/>
          <w:szCs w:val="20"/>
          <w:lang w:eastAsia="zh-TW"/>
        </w:rPr>
        <w:t xml:space="preserve">recently completed </w:t>
      </w:r>
      <w:r w:rsidR="009742F5">
        <w:rPr>
          <w:rFonts w:ascii="Arial" w:eastAsia="Times New Roman" w:hAnsi="Arial" w:cs="Arial"/>
          <w:color w:val="000000"/>
          <w:sz w:val="20"/>
          <w:szCs w:val="20"/>
          <w:lang w:eastAsia="zh-TW"/>
        </w:rPr>
        <w:t>S</w:t>
      </w:r>
      <w:r w:rsidR="00C96B85" w:rsidRPr="00C96B85">
        <w:rPr>
          <w:rFonts w:ascii="Arial" w:eastAsia="Times New Roman" w:hAnsi="Arial" w:cs="Arial"/>
          <w:color w:val="000000"/>
          <w:sz w:val="20"/>
          <w:szCs w:val="20"/>
          <w:lang w:eastAsia="zh-TW"/>
        </w:rPr>
        <w:t>tudy 31/ACTG A5349</w:t>
      </w:r>
      <w:r>
        <w:rPr>
          <w:rFonts w:ascii="Arial" w:eastAsia="Times New Roman" w:hAnsi="Arial" w:cs="Arial"/>
          <w:color w:val="000000"/>
          <w:sz w:val="20"/>
          <w:szCs w:val="20"/>
          <w:lang w:eastAsia="zh-TW"/>
        </w:rPr>
        <w:t xml:space="preserve"> (S31/A5349)</w:t>
      </w:r>
      <w:r w:rsidR="00FC3590">
        <w:rPr>
          <w:rFonts w:ascii="Arial" w:eastAsia="Times New Roman" w:hAnsi="Arial" w:cs="Arial"/>
          <w:color w:val="000000"/>
          <w:sz w:val="20"/>
          <w:szCs w:val="20"/>
          <w:lang w:eastAsia="zh-TW"/>
        </w:rPr>
        <w:t xml:space="preserve">, an international, multicenter, randomized, open-label, phase 3, noninferiority trial, </w:t>
      </w:r>
      <w:r w:rsidR="00A25CA5">
        <w:rPr>
          <w:rFonts w:ascii="Arial" w:eastAsia="Times New Roman" w:hAnsi="Arial" w:cs="Arial"/>
          <w:color w:val="000000"/>
          <w:sz w:val="20"/>
          <w:szCs w:val="20"/>
          <w:lang w:eastAsia="zh-TW"/>
        </w:rPr>
        <w:t xml:space="preserve">which </w:t>
      </w:r>
      <w:r w:rsidR="00FC3590">
        <w:rPr>
          <w:rFonts w:ascii="Arial" w:eastAsia="Times New Roman" w:hAnsi="Arial" w:cs="Arial"/>
          <w:color w:val="000000"/>
          <w:sz w:val="20"/>
          <w:szCs w:val="20"/>
          <w:lang w:eastAsia="zh-TW"/>
        </w:rPr>
        <w:t xml:space="preserve">successfully demonstrated noninferiority of a short course 4-month regimen of once-daily rifapentine, isoniazid, pyrazinamide, and moxifloxacin </w:t>
      </w:r>
      <w:r w:rsidR="00113FC9">
        <w:rPr>
          <w:rFonts w:ascii="Arial" w:eastAsia="Times New Roman" w:hAnsi="Arial" w:cs="Arial"/>
          <w:color w:val="000000"/>
          <w:sz w:val="20"/>
          <w:szCs w:val="20"/>
          <w:lang w:eastAsia="zh-TW"/>
        </w:rPr>
        <w:t>(</w:t>
      </w:r>
      <w:r w:rsidR="00955A13">
        <w:rPr>
          <w:rFonts w:ascii="Arial" w:eastAsia="Times New Roman" w:hAnsi="Arial" w:cs="Arial"/>
          <w:color w:val="000000"/>
          <w:sz w:val="20"/>
          <w:szCs w:val="20"/>
          <w:lang w:eastAsia="zh-TW"/>
        </w:rPr>
        <w:t>rifapentine-moxifloxacin regimen</w:t>
      </w:r>
      <w:r w:rsidR="00113FC9">
        <w:rPr>
          <w:rFonts w:ascii="Arial" w:eastAsia="Times New Roman" w:hAnsi="Arial" w:cs="Arial"/>
          <w:color w:val="000000"/>
          <w:sz w:val="20"/>
          <w:szCs w:val="20"/>
          <w:lang w:eastAsia="zh-TW"/>
        </w:rPr>
        <w:t xml:space="preserve">) </w:t>
      </w:r>
      <w:r w:rsidR="00FC3590">
        <w:rPr>
          <w:rFonts w:ascii="Arial" w:eastAsia="Times New Roman" w:hAnsi="Arial" w:cs="Arial"/>
          <w:color w:val="000000"/>
          <w:sz w:val="20"/>
          <w:szCs w:val="20"/>
          <w:lang w:eastAsia="zh-TW"/>
        </w:rPr>
        <w:t>when compared to the 6-month standard of care regimen of once-daily rifampicin, isoniazid, pyrazinamide, and ethambutol</w:t>
      </w:r>
      <w:r w:rsidR="007D12F5">
        <w:rPr>
          <w:rFonts w:ascii="Arial" w:eastAsia="Times New Roman" w:hAnsi="Arial" w:cs="Arial"/>
          <w:color w:val="000000"/>
          <w:sz w:val="20"/>
          <w:szCs w:val="20"/>
          <w:lang w:eastAsia="zh-TW"/>
        </w:rPr>
        <w:t xml:space="preserve"> (</w:t>
      </w:r>
      <w:r w:rsidR="00955A13">
        <w:rPr>
          <w:rFonts w:ascii="Arial" w:eastAsia="Times New Roman" w:hAnsi="Arial" w:cs="Arial"/>
          <w:color w:val="000000"/>
          <w:sz w:val="20"/>
          <w:szCs w:val="20"/>
          <w:lang w:eastAsia="zh-TW"/>
        </w:rPr>
        <w:t>control regimen</w:t>
      </w:r>
      <w:r w:rsidR="007D12F5">
        <w:rPr>
          <w:rFonts w:ascii="Arial" w:eastAsia="Times New Roman" w:hAnsi="Arial" w:cs="Arial"/>
          <w:color w:val="000000"/>
          <w:sz w:val="20"/>
          <w:szCs w:val="20"/>
          <w:lang w:eastAsia="zh-TW"/>
        </w:rPr>
        <w:t>)</w:t>
      </w:r>
      <w:r w:rsidR="00FC3590">
        <w:rPr>
          <w:rFonts w:ascii="Arial" w:eastAsia="Times New Roman" w:hAnsi="Arial" w:cs="Arial"/>
          <w:color w:val="000000"/>
          <w:sz w:val="20"/>
          <w:szCs w:val="20"/>
          <w:lang w:eastAsia="zh-TW"/>
        </w:rPr>
        <w:t>.</w:t>
      </w:r>
      <w:r w:rsidR="002A4CAC">
        <w:rPr>
          <w:rFonts w:ascii="Arial" w:eastAsia="Times New Roman" w:hAnsi="Arial" w:cs="Arial"/>
          <w:color w:val="000000"/>
          <w:sz w:val="20"/>
          <w:szCs w:val="20"/>
          <w:lang w:eastAsia="zh-TW"/>
        </w:rPr>
        <w:fldChar w:fldCharType="begin"/>
      </w:r>
      <w:r w:rsidR="00517EA4">
        <w:rPr>
          <w:rFonts w:ascii="Arial" w:eastAsia="Times New Roman" w:hAnsi="Arial" w:cs="Arial"/>
          <w:color w:val="000000"/>
          <w:sz w:val="20"/>
          <w:szCs w:val="20"/>
          <w:lang w:eastAsia="zh-TW"/>
        </w:rPr>
        <w:instrText xml:space="preserve"> ADDIN ZOTERO_ITEM CSL_CITATION {"citationID":"Xir9yGBT","properties":{"formattedCitation":"\\super 10,11\\nosupersub{}","plainCitation":"10,11","noteIndex":0},"citationItems":[{"id":116,"uris":["http://zotero.org/users/local/MK42wjil/items/5LFFRRG6"],"itemData":{"id":116,"type":"article-journal","abstract":"BACKGROUND Rifapentine-based regimens have potent antimycobacterial activity that may allow for a shorter course in patients with drug-susceptible pulmonary tuberculosis.\nMETHODS In an open-label, phase 3, randomized, controlled trial involving persons with newly diagnosed pulmonary tuberculosis from 13 countries, we compared two 4-month rifapentine-based regimens with a standard 6-month regimen consisting of rifampin, isoniazid, pyrazinamide, and ethambutol (control) using a noninferiority margin of 6.6 percentage points. In one 4-month regimen, rifampin was replaced with rifapentine; in the other, rifampin was replaced with rifapentine and ethambutol with moxifloxacin. The primary efficacy outcome was survival free of tuberculosis at 12 months. The authors’ full names, academic degrees, and affiliations are listed in the Appendix. Address reprint requests to Dr. Nahid at the UCSF Center for Tuberculosis, University of California, San Francisco, 1001 Potrero Ave. 5K1, San Francisco, CA 94110, or at ­pnahid@­ucsf.­edu. Drs. Dorman, Nahid, and Kurbatova contributed equally to this article. N Engl J Med 2021;384:1705-18. DOI: 10.1056/NEJMoa2033400 Copyright © 2021 Massachusetts Medical Society.\nRESULTS Among 2516 participants who had undergone randomization, 2343 had a culture positive for Mycobacterium tuberculosis that was not resistant to isoniazid, rifampin, or fluoroquinolones (microbiologically eligible population; 768 in the control group, 791 in the rifapentine–moxifloxacin group, and 784 in the rifapentine group), of whom 194 were coinfected with human immunodeficiency virus and 1703 had cavitation on chest radiography. A total of 2234 participants could be assessed for the primary outcome (assessable population; 726 in the control group, 756 in the rifapentine–moxifloxacin group, and 752 in the rifapentine group). Rifapentine with moxifloxacin was noninferior to the control in the microbiologically eligible population (15.5% vs. 14.6% had an unfavorable outcome; difference, 1.0 percentage point; 95% confidence interval [CI], −2.6 to 4.5) and in the assessable population (11.6% vs. 9.6%; difference, 2.0 percentage points; 95% CI, −1.1 to 5.1). Noninferiority was shown in the secondary and sensitivity analyses. Rifapentine without moxifloxacin was not shown to be noninferior to the control in either population (17.7% vs. 14.6% with an unfavorable outcome in the microbiologically eligible population; difference, 3.0 percentage points [95% CI, −0.6 to 6.6]; and 14.2% vs. 9.6% in the assessable population; difference, 4.4 percentage points [95% CI, 1.2 to 7.7]). Adverse events of grade 3 or higher occurred during the on-treatment period in 19.3% of participants in the control group, 18.8% in the rifapentine–moxifloxacin group, and 14.3% in the rifapentine group.\nCONCLUSIONS The efficacy of a 4-month rifapentine-based regimen containing moxifloxacin was noninferior to the standard 6-month regimen in the treatment of tuberculosis. (Funded by the Centers for Disease Control and Prevention and others; Study 31/ A5349 ClinicalTrials.gov number, NCT02410772.)","container-title":"New England Journal of Medicine","DOI":"10.1056/NEJMoa2033400","ISSN":"0028-4793, 1533-4406","issue":"18","journalAbbreviation":"N Engl J Med","language":"en","page":"1705-1718","source":"DOI.org (Crossref)","title":"Four-Month Rifapentine Regimens with or without Moxifloxacin for Tuberculosis","volume":"384","author":[{"family":"Dorman","given":"Susan E."},{"family":"Nahid","given":"Payam"},{"family":"Kurbatova","given":"Ekaterina V."},{"family":"Phillips","given":"Patrick P.J."},{"family":"Bryant","given":"Kia"},{"family":"Dooley","given":"Kelly E."},{"family":"Engle","given":"Melissa"},{"family":"Goldberg","given":"Stefan V."},{"family":"Phan","given":"Ha T.T."},{"family":"Hakim","given":"James"},{"family":"Johnson","given":"John L."},{"family":"Lourens","given":"Madeleine"},{"family":"Martinson","given":"Neil A."},{"family":"Muzanyi","given":"Grace"},{"family":"Narunsky","given":"Kim"},{"family":"Nerette","given":"Sandy"},{"family":"Nguyen","given":"Nhung V."},{"family":"Pham","given":"Thuong H."},{"family":"Pierre","given":"Samuel"},{"family":"Purfield","given":"Anne E."},{"family":"Samaneka","given":"Wadzanai"},{"family":"Savic","given":"Radojka M."},{"family":"Sanne","given":"Ian"},{"family":"Scott","given":"Nigel A."},{"family":"Shenje","given":"Justin"},{"family":"Sizemore","given":"Erin"},{"family":"Vernon","given":"Andrew"},{"family":"Waja","given":"Ziyaad"},{"family":"Weiner","given":"Marc"},{"family":"Swindells","given":"Susan"},{"family":"Chaisson","given":"Richard E."}],"issued":{"date-parts":[["2021",5,6]]}}},{"id":5,"uris":["http://zotero.org/users/local/MK42wjil/items/M655S3LX"],"itemData":{"id":5,"type":"article-journal","abstract":"Introduction: Phase 2 clinical trials of tuberculosis treatment have shown that once-daily regimens in which rifampin is replaced by high dose rifapentine have potent antimicrobial activity that may be su</w:instrText>
      </w:r>
      <w:r w:rsidR="00517EA4">
        <w:rPr>
          <w:rFonts w:ascii="Cambria Math" w:eastAsia="Times New Roman" w:hAnsi="Cambria Math" w:cs="Cambria Math"/>
          <w:color w:val="000000"/>
          <w:sz w:val="20"/>
          <w:szCs w:val="20"/>
          <w:lang w:eastAsia="zh-TW"/>
        </w:rPr>
        <w:instrText>ﬃ</w:instrText>
      </w:r>
      <w:r w:rsidR="00517EA4">
        <w:rPr>
          <w:rFonts w:ascii="Arial" w:eastAsia="Times New Roman" w:hAnsi="Arial" w:cs="Arial"/>
          <w:color w:val="000000"/>
          <w:sz w:val="20"/>
          <w:szCs w:val="20"/>
          <w:lang w:eastAsia="zh-TW"/>
        </w:rPr>
        <w:instrText xml:space="preserve">cient to shorten overall treatment duration. Herein we describe the design of an ongoing phase 3 clinical trial testing the hypothesis that once-daily regimens containing high dose rifapentine in combination with other anti-tuberculosis drugs administered for four months can achieve cure rates not worse than the conventional six-month treatment regimen.","container-title":"Contemporary Clinical Trials","DOI":"10.1016/j.cct.2020.105938","ISSN":"15517144","journalAbbreviation":"Contemporary Clinical Trials","language":"en","page":"105938","source":"DOI.org (Crossref)","title":"High-dose rifapentine with or without moxifloxacin for shortening treatment of pulmonary tuberculosis: Study protocol for TBTC study 31/ACTG A5349 phase 3 clinical trial","title-short":"High-dose rifapentine with or without moxifloxacin for shortening treatment of pulmonary tuberculosis","volume":"90","author":[{"family":"Dorman","given":"Susan E."},{"family":"Nahid","given":"Payam"},{"family":"Kurbatova","given":"Ekaterina V."},{"family":"Goldberg","given":"Stefan V."},{"family":"Bozeman","given":"Lorna"},{"family":"Burman","given":"William J."},{"family":"Chang","given":"Kwok-Chiu"},{"family":"Chen","given":"Michael"},{"family":"Cotton","given":"Mark"},{"family":"Dooley","given":"Kelly E."},{"family":"Engle","given":"Melissa"},{"family":"Feng","given":"Pei-Jean"},{"family":"Fletcher","given":"Courtney V."},{"family":"Ha","given":"Phan"},{"family":"Heilig","given":"Charles M."},{"family":"Johnson","given":"John L."},{"family":"Lessem","given":"Erica"},{"family":"Metchock","given":"Beverly"},{"family":"Miro","given":"Jose M."},{"family":"Nhung","given":"Nguyen Viet"},{"family":"Pettit","given":"April C."},{"family":"Phillips","given":"Patrick P.J."},{"family":"Podany","given":"Anthony T."},{"family":"Purfield","given":"Anne E."},{"family":"Robergeau","given":"Kathleen"},{"family":"Samaneka","given":"Wadzanai"},{"family":"Scott","given":"Nigel A."},{"family":"Sizemore","given":"Erin"},{"family":"Vernon","given":"Andrew"},{"family":"Weiner","given":"Marc"},{"family":"Swindells","given":"Susan"},{"family":"Chaisson","given":"Richard E."}],"issued":{"date-parts":[["2020",3]]}}}],"schema":"https://github.com/citation-style-language/schema/raw/master/csl-citation.json"} </w:instrText>
      </w:r>
      <w:r w:rsidR="002A4CAC">
        <w:rPr>
          <w:rFonts w:ascii="Arial" w:eastAsia="Times New Roman" w:hAnsi="Arial" w:cs="Arial"/>
          <w:color w:val="000000"/>
          <w:sz w:val="20"/>
          <w:szCs w:val="20"/>
          <w:lang w:eastAsia="zh-TW"/>
        </w:rPr>
        <w:fldChar w:fldCharType="separate"/>
      </w:r>
      <w:r w:rsidR="00517EA4" w:rsidRPr="00517EA4">
        <w:rPr>
          <w:rFonts w:ascii="Arial" w:hAnsi="Arial" w:cs="Arial"/>
          <w:color w:val="000000"/>
          <w:sz w:val="20"/>
          <w:vertAlign w:val="superscript"/>
        </w:rPr>
        <w:t>10,11</w:t>
      </w:r>
      <w:r w:rsidR="002A4CAC">
        <w:rPr>
          <w:rFonts w:ascii="Arial" w:eastAsia="Times New Roman" w:hAnsi="Arial" w:cs="Arial"/>
          <w:color w:val="000000"/>
          <w:sz w:val="20"/>
          <w:szCs w:val="20"/>
          <w:lang w:eastAsia="zh-TW"/>
        </w:rPr>
        <w:fldChar w:fldCharType="end"/>
      </w:r>
      <w:r w:rsidR="00FC3590">
        <w:rPr>
          <w:rFonts w:ascii="Arial" w:eastAsia="Times New Roman" w:hAnsi="Arial" w:cs="Arial"/>
          <w:color w:val="000000"/>
          <w:sz w:val="20"/>
          <w:szCs w:val="20"/>
          <w:lang w:eastAsia="zh-TW"/>
        </w:rPr>
        <w:t xml:space="preserve"> </w:t>
      </w:r>
      <w:r>
        <w:rPr>
          <w:rFonts w:ascii="Arial" w:eastAsia="Times New Roman" w:hAnsi="Arial" w:cs="Arial"/>
          <w:color w:val="000000"/>
          <w:sz w:val="20"/>
          <w:szCs w:val="20"/>
          <w:lang w:eastAsia="zh-TW"/>
        </w:rPr>
        <w:t>S31/A5349</w:t>
      </w:r>
      <w:r w:rsidR="007D12F5">
        <w:rPr>
          <w:rFonts w:ascii="Arial" w:eastAsia="Times New Roman" w:hAnsi="Arial" w:cs="Arial"/>
          <w:color w:val="000000"/>
          <w:sz w:val="20"/>
          <w:szCs w:val="20"/>
          <w:lang w:eastAsia="zh-TW"/>
        </w:rPr>
        <w:t xml:space="preserve"> also tested 4-month rifapentine, isoniazid, pyrazinamide, and ethambutol (</w:t>
      </w:r>
      <w:r w:rsidR="00955A13">
        <w:rPr>
          <w:rFonts w:ascii="Arial" w:eastAsia="Times New Roman" w:hAnsi="Arial" w:cs="Arial"/>
          <w:color w:val="000000"/>
          <w:sz w:val="20"/>
          <w:szCs w:val="20"/>
          <w:lang w:eastAsia="zh-TW"/>
        </w:rPr>
        <w:t>rifapentine regimen</w:t>
      </w:r>
      <w:r w:rsidR="007D12F5">
        <w:rPr>
          <w:rFonts w:ascii="Arial" w:eastAsia="Times New Roman" w:hAnsi="Arial" w:cs="Arial"/>
          <w:color w:val="000000"/>
          <w:sz w:val="20"/>
          <w:szCs w:val="20"/>
          <w:lang w:eastAsia="zh-TW"/>
        </w:rPr>
        <w:t xml:space="preserve">), but this </w:t>
      </w:r>
      <w:r w:rsidR="007D12F5">
        <w:rPr>
          <w:rFonts w:ascii="Arial" w:eastAsia="Times New Roman" w:hAnsi="Arial" w:cs="Arial"/>
          <w:color w:val="000000"/>
          <w:sz w:val="20"/>
          <w:szCs w:val="20"/>
          <w:lang w:eastAsia="zh-TW"/>
        </w:rPr>
        <w:lastRenderedPageBreak/>
        <w:t>regimen failed to demonstrate noninferiority</w:t>
      </w:r>
      <w:ins w:id="51" w:author="Phillips, Patrick" w:date="2023-01-13T11:27:00Z">
        <w:r w:rsidR="00C23FDF">
          <w:rPr>
            <w:rFonts w:ascii="Arial" w:eastAsia="Times New Roman" w:hAnsi="Arial" w:cs="Arial"/>
            <w:color w:val="000000"/>
            <w:sz w:val="20"/>
            <w:szCs w:val="20"/>
            <w:lang w:eastAsia="zh-TW"/>
          </w:rPr>
          <w:t>was not found to have non-inferior efficacy to the control</w:t>
        </w:r>
      </w:ins>
      <w:ins w:id="52" w:author="Phillips, Patrick" w:date="2023-01-17T11:08:00Z">
        <w:r w:rsidR="007D12F5">
          <w:rPr>
            <w:rFonts w:ascii="Arial" w:eastAsia="Times New Roman" w:hAnsi="Arial" w:cs="Arial"/>
            <w:color w:val="000000"/>
            <w:sz w:val="20"/>
            <w:szCs w:val="20"/>
            <w:lang w:eastAsia="zh-TW"/>
          </w:rPr>
          <w:t>.</w:t>
        </w:r>
      </w:ins>
      <w:del w:id="53" w:author="Phillips, Patrick" w:date="2023-01-17T11:08:00Z">
        <w:r w:rsidR="007D12F5">
          <w:rPr>
            <w:rFonts w:ascii="Arial" w:eastAsia="Times New Roman" w:hAnsi="Arial" w:cs="Arial"/>
            <w:color w:val="000000"/>
            <w:sz w:val="20"/>
            <w:szCs w:val="20"/>
            <w:lang w:eastAsia="zh-TW"/>
          </w:rPr>
          <w:delText>.</w:delText>
        </w:r>
      </w:del>
      <w:r w:rsidR="007D12F5">
        <w:rPr>
          <w:rFonts w:ascii="Arial" w:eastAsia="Times New Roman" w:hAnsi="Arial" w:cs="Arial"/>
          <w:color w:val="000000"/>
          <w:sz w:val="20"/>
          <w:szCs w:val="20"/>
          <w:lang w:eastAsia="zh-TW"/>
        </w:rPr>
        <w:t xml:space="preserve"> </w:t>
      </w:r>
      <w:r w:rsidR="009F7803" w:rsidRPr="009F7803">
        <w:rPr>
          <w:rFonts w:ascii="Arial" w:eastAsia="Times New Roman" w:hAnsi="Arial" w:cs="Arial"/>
          <w:bCs/>
          <w:color w:val="000000"/>
          <w:sz w:val="20"/>
          <w:szCs w:val="20"/>
          <w:lang w:eastAsia="zh-TW"/>
        </w:rPr>
        <w:t xml:space="preserve">Notably, </w:t>
      </w:r>
      <w:r>
        <w:rPr>
          <w:rFonts w:ascii="Arial" w:eastAsia="Times New Roman" w:hAnsi="Arial" w:cs="Arial"/>
          <w:bCs/>
          <w:color w:val="000000"/>
          <w:sz w:val="20"/>
          <w:szCs w:val="20"/>
          <w:lang w:eastAsia="zh-TW"/>
        </w:rPr>
        <w:t>S31/A5349</w:t>
      </w:r>
      <w:r w:rsidR="009F7803" w:rsidRPr="009F7803">
        <w:rPr>
          <w:rFonts w:ascii="Arial" w:eastAsia="Times New Roman" w:hAnsi="Arial" w:cs="Arial"/>
          <w:bCs/>
          <w:color w:val="000000"/>
          <w:sz w:val="20"/>
          <w:szCs w:val="20"/>
          <w:lang w:eastAsia="zh-TW"/>
        </w:rPr>
        <w:t xml:space="preserve"> is the first phase III anti-tuberculosis agent trial that had near study-wide </w:t>
      </w:r>
      <w:r w:rsidR="005D0FB9">
        <w:rPr>
          <w:rFonts w:ascii="Arial" w:eastAsia="Times New Roman" w:hAnsi="Arial" w:cs="Arial"/>
          <w:bCs/>
          <w:color w:val="000000"/>
          <w:sz w:val="20"/>
          <w:szCs w:val="20"/>
          <w:lang w:eastAsia="zh-TW"/>
        </w:rPr>
        <w:t>PK</w:t>
      </w:r>
      <w:r w:rsidR="005D0FB9" w:rsidRPr="009F7803">
        <w:rPr>
          <w:rFonts w:ascii="Arial" w:eastAsia="Times New Roman" w:hAnsi="Arial" w:cs="Arial"/>
          <w:bCs/>
          <w:color w:val="000000"/>
          <w:sz w:val="20"/>
          <w:szCs w:val="20"/>
          <w:lang w:eastAsia="zh-TW"/>
        </w:rPr>
        <w:t xml:space="preserve"> </w:t>
      </w:r>
      <w:r w:rsidR="009F7803" w:rsidRPr="009F7803">
        <w:rPr>
          <w:rFonts w:ascii="Arial" w:eastAsia="Times New Roman" w:hAnsi="Arial" w:cs="Arial"/>
          <w:bCs/>
          <w:color w:val="000000"/>
          <w:sz w:val="20"/>
          <w:szCs w:val="20"/>
          <w:lang w:eastAsia="zh-TW"/>
        </w:rPr>
        <w:t>sampl</w:t>
      </w:r>
      <w:r w:rsidR="00314987">
        <w:rPr>
          <w:rFonts w:ascii="Arial" w:eastAsia="Times New Roman" w:hAnsi="Arial" w:cs="Arial"/>
          <w:bCs/>
          <w:color w:val="000000"/>
          <w:sz w:val="20"/>
          <w:szCs w:val="20"/>
          <w:lang w:eastAsia="zh-TW"/>
        </w:rPr>
        <w:t>ing</w:t>
      </w:r>
      <w:r w:rsidR="009F7803" w:rsidRPr="009F7803">
        <w:rPr>
          <w:rFonts w:ascii="Arial" w:eastAsia="Times New Roman" w:hAnsi="Arial" w:cs="Arial"/>
          <w:bCs/>
          <w:color w:val="000000"/>
          <w:sz w:val="20"/>
          <w:szCs w:val="20"/>
          <w:lang w:eastAsia="zh-TW"/>
        </w:rPr>
        <w:t xml:space="preserve"> for all drugs</w:t>
      </w:r>
      <w:ins w:id="54" w:author="Phillips, Patrick" w:date="2023-01-13T11:27:00Z">
        <w:r w:rsidR="00C23FDF">
          <w:rPr>
            <w:rFonts w:ascii="Arial" w:eastAsia="Times New Roman" w:hAnsi="Arial" w:cs="Arial"/>
            <w:bCs/>
            <w:color w:val="000000"/>
            <w:sz w:val="20"/>
            <w:szCs w:val="20"/>
            <w:lang w:eastAsia="zh-TW"/>
          </w:rPr>
          <w:t xml:space="preserve"> in nearly all 2516 participants</w:t>
        </w:r>
      </w:ins>
      <w:ins w:id="55" w:author="Phillips, Patrick" w:date="2023-01-17T11:08:00Z">
        <w:r w:rsidR="00203AE1">
          <w:rPr>
            <w:rFonts w:ascii="Arial" w:eastAsia="Times New Roman" w:hAnsi="Arial" w:cs="Arial"/>
            <w:bCs/>
            <w:color w:val="000000"/>
            <w:sz w:val="20"/>
            <w:szCs w:val="20"/>
            <w:lang w:eastAsia="zh-TW"/>
          </w:rPr>
          <w:t>.</w:t>
        </w:r>
      </w:ins>
      <w:del w:id="56" w:author="Phillips, Patrick" w:date="2023-01-17T11:08:00Z">
        <w:r w:rsidR="00203AE1">
          <w:rPr>
            <w:rFonts w:ascii="Arial" w:eastAsia="Times New Roman" w:hAnsi="Arial" w:cs="Arial"/>
            <w:bCs/>
            <w:color w:val="000000"/>
            <w:sz w:val="20"/>
            <w:szCs w:val="20"/>
            <w:lang w:eastAsia="zh-TW"/>
          </w:rPr>
          <w:delText>.</w:delText>
        </w:r>
      </w:del>
      <w:r w:rsidR="009F7803" w:rsidRPr="009F7803">
        <w:rPr>
          <w:rFonts w:ascii="Arial" w:eastAsia="Times New Roman" w:hAnsi="Arial" w:cs="Arial"/>
          <w:bCs/>
          <w:color w:val="000000"/>
          <w:sz w:val="20"/>
          <w:szCs w:val="20"/>
          <w:lang w:eastAsia="zh-TW"/>
        </w:rPr>
        <w:t xml:space="preserve"> </w:t>
      </w:r>
      <w:r w:rsidR="00203AE1">
        <w:rPr>
          <w:rFonts w:ascii="Arial" w:eastAsia="Times New Roman" w:hAnsi="Arial" w:cs="Arial"/>
          <w:bCs/>
          <w:color w:val="000000"/>
          <w:sz w:val="20"/>
          <w:szCs w:val="20"/>
          <w:lang w:eastAsia="zh-TW"/>
        </w:rPr>
        <w:t>It offers</w:t>
      </w:r>
      <w:r w:rsidR="00203AE1" w:rsidRPr="009F7803">
        <w:rPr>
          <w:rFonts w:ascii="Arial" w:eastAsia="Times New Roman" w:hAnsi="Arial" w:cs="Arial"/>
          <w:bCs/>
          <w:color w:val="000000"/>
          <w:sz w:val="20"/>
          <w:szCs w:val="20"/>
          <w:lang w:eastAsia="zh-TW"/>
        </w:rPr>
        <w:t xml:space="preserve"> </w:t>
      </w:r>
      <w:r w:rsidR="009F7803" w:rsidRPr="009F7803">
        <w:rPr>
          <w:rFonts w:ascii="Arial" w:eastAsia="Times New Roman" w:hAnsi="Arial" w:cs="Arial"/>
          <w:bCs/>
          <w:color w:val="000000"/>
          <w:sz w:val="20"/>
          <w:szCs w:val="20"/>
          <w:lang w:eastAsia="zh-TW"/>
        </w:rPr>
        <w:t>the</w:t>
      </w:r>
      <w:r w:rsidR="009F7803">
        <w:rPr>
          <w:rFonts w:ascii="Arial" w:eastAsia="Times New Roman" w:hAnsi="Arial" w:cs="Arial"/>
          <w:bCs/>
          <w:color w:val="000000"/>
          <w:sz w:val="20"/>
          <w:szCs w:val="20"/>
          <w:lang w:eastAsia="zh-TW"/>
        </w:rPr>
        <w:t xml:space="preserve"> </w:t>
      </w:r>
      <w:r w:rsidR="00314987">
        <w:rPr>
          <w:rFonts w:ascii="Arial" w:eastAsia="Times New Roman" w:hAnsi="Arial" w:cs="Arial"/>
          <w:bCs/>
          <w:color w:val="000000"/>
          <w:sz w:val="20"/>
          <w:szCs w:val="20"/>
          <w:lang w:eastAsia="zh-TW"/>
        </w:rPr>
        <w:t xml:space="preserve">first </w:t>
      </w:r>
      <w:r w:rsidR="009F7803" w:rsidRPr="009F7803">
        <w:rPr>
          <w:rFonts w:ascii="Arial" w:eastAsia="Times New Roman" w:hAnsi="Arial" w:cs="Arial"/>
          <w:bCs/>
          <w:color w:val="000000"/>
          <w:sz w:val="20"/>
          <w:szCs w:val="20"/>
          <w:lang w:eastAsia="zh-TW"/>
        </w:rPr>
        <w:t>opportunity</w:t>
      </w:r>
      <w:r w:rsidR="003F0E61">
        <w:rPr>
          <w:rFonts w:ascii="Arial" w:eastAsia="Times New Roman" w:hAnsi="Arial" w:cs="Arial"/>
          <w:bCs/>
          <w:color w:val="000000"/>
          <w:sz w:val="20"/>
          <w:szCs w:val="20"/>
          <w:lang w:eastAsia="zh-TW"/>
        </w:rPr>
        <w:t xml:space="preserve"> to build robust population </w:t>
      </w:r>
      <w:r w:rsidR="005D0FB9">
        <w:rPr>
          <w:rFonts w:ascii="Arial" w:eastAsia="Times New Roman" w:hAnsi="Arial" w:cs="Arial"/>
          <w:bCs/>
          <w:color w:val="000000"/>
          <w:sz w:val="20"/>
          <w:szCs w:val="20"/>
          <w:lang w:eastAsia="zh-TW"/>
        </w:rPr>
        <w:t xml:space="preserve">PK </w:t>
      </w:r>
      <w:r w:rsidR="003F0E61">
        <w:rPr>
          <w:rFonts w:ascii="Arial" w:eastAsia="Times New Roman" w:hAnsi="Arial" w:cs="Arial"/>
          <w:bCs/>
          <w:color w:val="000000"/>
          <w:sz w:val="20"/>
          <w:szCs w:val="20"/>
          <w:lang w:eastAsia="zh-TW"/>
        </w:rPr>
        <w:t xml:space="preserve">models </w:t>
      </w:r>
      <w:r w:rsidR="009E3A2F">
        <w:rPr>
          <w:rFonts w:ascii="Arial" w:eastAsia="Times New Roman" w:hAnsi="Arial" w:cs="Arial"/>
          <w:bCs/>
          <w:color w:val="000000"/>
          <w:sz w:val="20"/>
          <w:szCs w:val="20"/>
          <w:lang w:eastAsia="zh-TW"/>
        </w:rPr>
        <w:t>and link exposure to long-term clinical outcomes</w:t>
      </w:r>
      <w:r w:rsidR="003F0E61">
        <w:rPr>
          <w:rFonts w:ascii="Arial" w:eastAsia="Times New Roman" w:hAnsi="Arial" w:cs="Arial"/>
          <w:bCs/>
          <w:color w:val="000000"/>
          <w:sz w:val="20"/>
          <w:szCs w:val="20"/>
          <w:lang w:eastAsia="zh-TW"/>
        </w:rPr>
        <w:t>.</w:t>
      </w:r>
      <w:r w:rsidR="00203AE1">
        <w:rPr>
          <w:rFonts w:ascii="Arial" w:eastAsia="Times New Roman" w:hAnsi="Arial" w:cs="Arial"/>
          <w:bCs/>
          <w:color w:val="000000"/>
          <w:sz w:val="20"/>
          <w:szCs w:val="20"/>
          <w:lang w:eastAsia="zh-TW"/>
        </w:rPr>
        <w:t xml:space="preserve"> </w:t>
      </w:r>
      <w:r>
        <w:rPr>
          <w:rFonts w:ascii="Arial" w:eastAsia="Times New Roman" w:hAnsi="Arial" w:cs="Arial"/>
          <w:bCs/>
          <w:color w:val="000000"/>
          <w:sz w:val="20"/>
          <w:szCs w:val="20"/>
          <w:lang w:eastAsia="zh-TW"/>
        </w:rPr>
        <w:t xml:space="preserve">We have previously reported in </w:t>
      </w:r>
      <w:r>
        <w:rPr>
          <w:rFonts w:ascii="Arial" w:hAnsi="Arial" w:cs="Arial"/>
          <w:sz w:val="20"/>
          <w:szCs w:val="20"/>
        </w:rPr>
        <w:t xml:space="preserve">a </w:t>
      </w:r>
      <w:r w:rsidR="003B67A4">
        <w:rPr>
          <w:rFonts w:ascii="Arial" w:hAnsi="Arial" w:cs="Arial"/>
          <w:sz w:val="20"/>
          <w:szCs w:val="20"/>
        </w:rPr>
        <w:t>pharmacokinetic-pharmacodynamic (</w:t>
      </w:r>
      <w:r w:rsidR="005D0FB9">
        <w:rPr>
          <w:rFonts w:ascii="Arial" w:hAnsi="Arial" w:cs="Arial"/>
          <w:sz w:val="20"/>
          <w:szCs w:val="20"/>
        </w:rPr>
        <w:t>PKPD</w:t>
      </w:r>
      <w:r w:rsidR="003B67A4">
        <w:rPr>
          <w:rFonts w:ascii="Arial" w:hAnsi="Arial" w:cs="Arial"/>
          <w:sz w:val="20"/>
          <w:szCs w:val="20"/>
        </w:rPr>
        <w:t>)</w:t>
      </w:r>
      <w:r>
        <w:rPr>
          <w:rFonts w:ascii="Arial" w:hAnsi="Arial" w:cs="Arial"/>
          <w:sz w:val="20"/>
          <w:szCs w:val="20"/>
        </w:rPr>
        <w:t xml:space="preserve"> analysis of S31/A5349 that rifapentine exposure is </w:t>
      </w:r>
      <w:r w:rsidR="007B0289">
        <w:rPr>
          <w:rFonts w:ascii="Arial" w:hAnsi="Arial" w:cs="Arial"/>
          <w:sz w:val="20"/>
          <w:szCs w:val="20"/>
        </w:rPr>
        <w:t>the single most important predictor</w:t>
      </w:r>
      <w:r>
        <w:rPr>
          <w:rFonts w:ascii="Arial" w:hAnsi="Arial" w:cs="Arial"/>
          <w:sz w:val="20"/>
          <w:szCs w:val="20"/>
        </w:rPr>
        <w:t xml:space="preserve"> for </w:t>
      </w:r>
      <w:del w:id="57" w:author="Chang, Vincent" w:date="2023-01-17T11:08:00Z">
        <w:r>
          <w:rPr>
            <w:rFonts w:ascii="Arial" w:hAnsi="Arial" w:cs="Arial"/>
            <w:sz w:val="20"/>
            <w:szCs w:val="20"/>
          </w:rPr>
          <w:delText>TB</w:delText>
        </w:r>
      </w:del>
      <w:ins w:id="58" w:author="Chang, Vincent" w:date="2023-01-17T11:08:00Z">
        <w:r w:rsidR="008D5D81">
          <w:rPr>
            <w:rFonts w:ascii="Arial" w:hAnsi="Arial" w:cs="Arial"/>
            <w:sz w:val="20"/>
            <w:szCs w:val="20"/>
          </w:rPr>
          <w:t>Tuberculosis</w:t>
        </w:r>
      </w:ins>
      <w:r>
        <w:rPr>
          <w:rFonts w:ascii="Arial" w:hAnsi="Arial" w:cs="Arial"/>
          <w:sz w:val="20"/>
          <w:szCs w:val="20"/>
        </w:rPr>
        <w:t>-related unfavorable outcomes</w:t>
      </w:r>
      <w:ins w:id="59" w:author="Phillips, Patrick" w:date="2023-01-13T11:27:00Z">
        <w:r w:rsidR="00C23FDF">
          <w:rPr>
            <w:rFonts w:ascii="Arial" w:hAnsi="Arial" w:cs="Arial"/>
            <w:sz w:val="20"/>
            <w:szCs w:val="20"/>
          </w:rPr>
          <w:t xml:space="preserve"> </w:t>
        </w:r>
        <w:commentRangeStart w:id="60"/>
        <w:r w:rsidR="00C23FDF">
          <w:rPr>
            <w:rFonts w:ascii="Arial" w:hAnsi="Arial" w:cs="Arial"/>
            <w:sz w:val="20"/>
            <w:szCs w:val="20"/>
          </w:rPr>
          <w:t>[Add REF, in press</w:t>
        </w:r>
      </w:ins>
      <w:ins w:id="61" w:author="Phillips, Patrick" w:date="2023-01-13T11:28:00Z">
        <w:r w:rsidR="00C23FDF">
          <w:rPr>
            <w:rFonts w:ascii="Arial" w:hAnsi="Arial" w:cs="Arial"/>
            <w:sz w:val="20"/>
            <w:szCs w:val="20"/>
          </w:rPr>
          <w:t>/submitted</w:t>
        </w:r>
        <w:commentRangeEnd w:id="60"/>
        <w:r w:rsidR="00C23FDF">
          <w:rPr>
            <w:rStyle w:val="CommentReference"/>
          </w:rPr>
          <w:commentReference w:id="60"/>
        </w:r>
      </w:ins>
      <w:ins w:id="62" w:author="Phillips, Patrick" w:date="2023-01-13T11:27:00Z">
        <w:r w:rsidR="00C23FDF">
          <w:rPr>
            <w:rFonts w:ascii="Arial" w:hAnsi="Arial" w:cs="Arial"/>
            <w:sz w:val="20"/>
            <w:szCs w:val="20"/>
          </w:rPr>
          <w:t>]</w:t>
        </w:r>
      </w:ins>
      <w:ins w:id="63" w:author="Phillips, Patrick" w:date="2023-01-17T11:08:00Z">
        <w:r>
          <w:rPr>
            <w:rFonts w:ascii="Arial" w:hAnsi="Arial" w:cs="Arial"/>
            <w:sz w:val="20"/>
            <w:szCs w:val="20"/>
          </w:rPr>
          <w:t>.</w:t>
        </w:r>
      </w:ins>
      <w:del w:id="64" w:author="Phillips, Patrick" w:date="2023-01-17T11:08:00Z">
        <w:r>
          <w:rPr>
            <w:rFonts w:ascii="Arial" w:hAnsi="Arial" w:cs="Arial"/>
            <w:sz w:val="20"/>
            <w:szCs w:val="20"/>
          </w:rPr>
          <w:delText>.</w:delText>
        </w:r>
      </w:del>
      <w:r>
        <w:rPr>
          <w:rFonts w:ascii="Arial" w:hAnsi="Arial" w:cs="Arial"/>
          <w:sz w:val="20"/>
          <w:szCs w:val="20"/>
        </w:rPr>
        <w:t xml:space="preserve"> </w:t>
      </w:r>
      <w:r w:rsidR="00955A13">
        <w:rPr>
          <w:rFonts w:ascii="Arial" w:hAnsi="Arial" w:cs="Arial"/>
          <w:sz w:val="20"/>
          <w:szCs w:val="20"/>
        </w:rPr>
        <w:t xml:space="preserve">From this </w:t>
      </w:r>
      <w:ins w:id="65" w:author="Phillips, Patrick" w:date="2023-01-13T11:29:00Z">
        <w:r w:rsidR="00C23FDF">
          <w:rPr>
            <w:rFonts w:ascii="Arial" w:hAnsi="Arial" w:cs="Arial"/>
            <w:sz w:val="20"/>
            <w:szCs w:val="20"/>
          </w:rPr>
          <w:t xml:space="preserve">that </w:t>
        </w:r>
      </w:ins>
      <w:r w:rsidR="00955A13">
        <w:rPr>
          <w:rFonts w:ascii="Arial" w:hAnsi="Arial" w:cs="Arial"/>
          <w:sz w:val="20"/>
          <w:szCs w:val="20"/>
        </w:rPr>
        <w:t>analysis</w:t>
      </w:r>
      <w:r w:rsidR="005D0FB9">
        <w:rPr>
          <w:rFonts w:ascii="Arial" w:hAnsi="Arial" w:cs="Arial"/>
          <w:sz w:val="20"/>
          <w:szCs w:val="20"/>
        </w:rPr>
        <w:t>,</w:t>
      </w:r>
      <w:r w:rsidR="00955A13">
        <w:rPr>
          <w:rFonts w:ascii="Arial" w:hAnsi="Arial" w:cs="Arial"/>
          <w:sz w:val="20"/>
          <w:szCs w:val="20"/>
        </w:rPr>
        <w:t xml:space="preserve"> we determined the target exposure of rifapentine to be 570 µg∙h/mL</w:t>
      </w:r>
      <w:r w:rsidR="005D0FB9">
        <w:rPr>
          <w:rFonts w:ascii="Arial" w:hAnsi="Arial" w:cs="Arial"/>
          <w:sz w:val="20"/>
          <w:szCs w:val="20"/>
        </w:rPr>
        <w:t>,</w:t>
      </w:r>
      <w:r w:rsidR="00955A13">
        <w:rPr>
          <w:rFonts w:ascii="Arial" w:hAnsi="Arial" w:cs="Arial"/>
          <w:sz w:val="20"/>
          <w:szCs w:val="20"/>
        </w:rPr>
        <w:t xml:space="preserve"> </w:t>
      </w:r>
      <w:r w:rsidR="005D0FB9">
        <w:rPr>
          <w:rFonts w:ascii="Arial" w:hAnsi="Arial" w:cs="Arial"/>
          <w:sz w:val="20"/>
          <w:szCs w:val="20"/>
        </w:rPr>
        <w:t xml:space="preserve">defined to </w:t>
      </w:r>
      <w:commentRangeStart w:id="66"/>
      <w:commentRangeStart w:id="67"/>
      <w:ins w:id="68" w:author="Phillips, Patrick" w:date="2023-01-17T11:08:00Z">
        <w:r w:rsidR="00955A13">
          <w:rPr>
            <w:rFonts w:ascii="Arial" w:hAnsi="Arial" w:cs="Arial"/>
            <w:sz w:val="20"/>
            <w:szCs w:val="20"/>
          </w:rPr>
          <w:t xml:space="preserve">correspond to 5% TB-related unfavorable outcomes </w:t>
        </w:r>
        <w:commentRangeEnd w:id="66"/>
        <w:r w:rsidR="00202C3E">
          <w:rPr>
            <w:rStyle w:val="CommentReference"/>
          </w:rPr>
          <w:commentReference w:id="66"/>
        </w:r>
        <w:commentRangeEnd w:id="67"/>
        <w:r w:rsidR="00C23FDF">
          <w:rPr>
            <w:rStyle w:val="CommentReference"/>
          </w:rPr>
          <w:commentReference w:id="67"/>
        </w:r>
      </w:ins>
      <w:ins w:id="69" w:author="Chang, Vincent" w:date="2023-01-17T11:08:00Z">
        <w:r w:rsidR="009D78C7">
          <w:rPr>
            <w:rFonts w:ascii="Arial" w:hAnsi="Arial" w:cs="Arial"/>
            <w:sz w:val="20"/>
            <w:szCs w:val="20"/>
          </w:rPr>
          <w:t>achieve 95% cure</w:t>
        </w:r>
        <w:r w:rsidR="00955A13">
          <w:rPr>
            <w:rFonts w:ascii="Arial" w:hAnsi="Arial" w:cs="Arial"/>
            <w:sz w:val="20"/>
            <w:szCs w:val="20"/>
          </w:rPr>
          <w:t xml:space="preserve"> </w:t>
        </w:r>
      </w:ins>
      <w:r w:rsidR="00955A13">
        <w:rPr>
          <w:rFonts w:ascii="Arial" w:hAnsi="Arial" w:cs="Arial"/>
          <w:sz w:val="20"/>
          <w:szCs w:val="20"/>
        </w:rPr>
        <w:t>in participants receiving the rifapentine-moxifloxacin regimen.</w:t>
      </w:r>
    </w:p>
    <w:p w14:paraId="1B550EE9" w14:textId="2929CA00" w:rsidR="00793D40" w:rsidRDefault="00793D40" w:rsidP="00801D45">
      <w:pPr>
        <w:spacing w:line="480" w:lineRule="auto"/>
        <w:rPr>
          <w:rFonts w:ascii="Arial" w:eastAsia="Times New Roman" w:hAnsi="Arial" w:cs="Arial"/>
          <w:bCs/>
          <w:color w:val="000000"/>
          <w:sz w:val="20"/>
          <w:szCs w:val="20"/>
          <w:lang w:eastAsia="zh-TW"/>
        </w:rPr>
      </w:pPr>
    </w:p>
    <w:p w14:paraId="4337352C" w14:textId="4E72C47F" w:rsidR="00793D40" w:rsidRDefault="00793D40" w:rsidP="00801D45">
      <w:pPr>
        <w:spacing w:line="480" w:lineRule="auto"/>
        <w:rPr>
          <w:rFonts w:ascii="Arial" w:eastAsia="Times New Roman" w:hAnsi="Arial" w:cs="Arial"/>
          <w:bCs/>
          <w:color w:val="000000"/>
          <w:sz w:val="20"/>
          <w:szCs w:val="20"/>
          <w:lang w:eastAsia="zh-TW"/>
        </w:rPr>
      </w:pPr>
      <w:commentRangeStart w:id="70"/>
      <w:r>
        <w:rPr>
          <w:rFonts w:ascii="Arial" w:eastAsia="Times New Roman" w:hAnsi="Arial" w:cs="Arial"/>
          <w:bCs/>
          <w:color w:val="000000"/>
          <w:sz w:val="20"/>
          <w:szCs w:val="20"/>
          <w:lang w:eastAsia="zh-TW"/>
        </w:rPr>
        <w:t xml:space="preserve">In this work, </w:t>
      </w:r>
      <w:commentRangeEnd w:id="70"/>
      <w:r w:rsidR="00C23FDF">
        <w:rPr>
          <w:rStyle w:val="CommentReference"/>
        </w:rPr>
        <w:commentReference w:id="70"/>
      </w:r>
      <w:r>
        <w:rPr>
          <w:rFonts w:ascii="Arial" w:eastAsia="Times New Roman" w:hAnsi="Arial" w:cs="Arial"/>
          <w:bCs/>
          <w:color w:val="000000"/>
          <w:sz w:val="20"/>
          <w:szCs w:val="20"/>
          <w:lang w:eastAsia="zh-TW"/>
        </w:rPr>
        <w:t xml:space="preserve">using the largest </w:t>
      </w:r>
      <w:r w:rsidR="00203AE1">
        <w:rPr>
          <w:rFonts w:ascii="Arial" w:eastAsia="Times New Roman" w:hAnsi="Arial" w:cs="Arial"/>
          <w:bCs/>
          <w:color w:val="000000"/>
          <w:sz w:val="20"/>
          <w:szCs w:val="20"/>
          <w:lang w:eastAsia="zh-TW"/>
        </w:rPr>
        <w:t>PK</w:t>
      </w:r>
      <w:r>
        <w:rPr>
          <w:rFonts w:ascii="Arial" w:eastAsia="Times New Roman" w:hAnsi="Arial" w:cs="Arial"/>
          <w:bCs/>
          <w:color w:val="000000"/>
          <w:sz w:val="20"/>
          <w:szCs w:val="20"/>
          <w:lang w:eastAsia="zh-TW"/>
        </w:rPr>
        <w:t xml:space="preserve"> dataset</w:t>
      </w:r>
      <w:r w:rsidR="005D0FB9">
        <w:rPr>
          <w:rFonts w:ascii="Arial" w:eastAsia="Times New Roman" w:hAnsi="Arial" w:cs="Arial"/>
          <w:bCs/>
          <w:color w:val="000000"/>
          <w:sz w:val="20"/>
          <w:szCs w:val="20"/>
          <w:lang w:eastAsia="zh-TW"/>
        </w:rPr>
        <w:t xml:space="preserve"> including the participants receiving the rifapentine-moxifloxacin or the rifapentine regimen</w:t>
      </w:r>
      <w:r>
        <w:rPr>
          <w:rFonts w:ascii="Arial" w:eastAsia="Times New Roman" w:hAnsi="Arial" w:cs="Arial"/>
          <w:bCs/>
          <w:color w:val="000000"/>
          <w:sz w:val="20"/>
          <w:szCs w:val="20"/>
          <w:lang w:eastAsia="zh-TW"/>
        </w:rPr>
        <w:t xml:space="preserve"> from </w:t>
      </w:r>
      <w:r w:rsidR="00203AE1">
        <w:rPr>
          <w:rFonts w:ascii="Arial" w:eastAsia="Times New Roman" w:hAnsi="Arial" w:cs="Arial"/>
          <w:bCs/>
          <w:color w:val="000000"/>
          <w:sz w:val="20"/>
          <w:szCs w:val="20"/>
          <w:lang w:eastAsia="zh-TW"/>
        </w:rPr>
        <w:t xml:space="preserve">S31/A5349, </w:t>
      </w:r>
      <w:r>
        <w:rPr>
          <w:rFonts w:ascii="Arial" w:eastAsia="Times New Roman" w:hAnsi="Arial" w:cs="Arial"/>
          <w:bCs/>
          <w:color w:val="000000"/>
          <w:sz w:val="20"/>
          <w:szCs w:val="20"/>
          <w:lang w:eastAsia="zh-TW"/>
        </w:rPr>
        <w:t>we characterize</w:t>
      </w:r>
      <w:r w:rsidR="004C2833">
        <w:rPr>
          <w:rFonts w:ascii="Arial" w:eastAsia="Times New Roman" w:hAnsi="Arial" w:cs="Arial"/>
          <w:bCs/>
          <w:color w:val="000000"/>
          <w:sz w:val="20"/>
          <w:szCs w:val="20"/>
          <w:lang w:eastAsia="zh-TW"/>
        </w:rPr>
        <w:t>d</w:t>
      </w:r>
      <w:r>
        <w:rPr>
          <w:rFonts w:ascii="Arial" w:eastAsia="Times New Roman" w:hAnsi="Arial" w:cs="Arial"/>
          <w:bCs/>
          <w:color w:val="000000"/>
          <w:sz w:val="20"/>
          <w:szCs w:val="20"/>
          <w:lang w:eastAsia="zh-TW"/>
        </w:rPr>
        <w:t xml:space="preserve"> rifapentine </w:t>
      </w:r>
      <w:r w:rsidR="005D0FB9">
        <w:rPr>
          <w:rFonts w:ascii="Arial" w:eastAsia="Times New Roman" w:hAnsi="Arial" w:cs="Arial"/>
          <w:bCs/>
          <w:color w:val="000000"/>
          <w:sz w:val="20"/>
          <w:szCs w:val="20"/>
          <w:lang w:eastAsia="zh-TW"/>
        </w:rPr>
        <w:t xml:space="preserve">PK </w:t>
      </w:r>
      <w:r w:rsidR="00203AE1">
        <w:rPr>
          <w:rFonts w:ascii="Arial" w:eastAsia="Times New Roman" w:hAnsi="Arial" w:cs="Arial"/>
          <w:bCs/>
          <w:color w:val="000000"/>
          <w:sz w:val="20"/>
          <w:szCs w:val="20"/>
          <w:lang w:eastAsia="zh-TW"/>
        </w:rPr>
        <w:t>using a</w:t>
      </w:r>
      <w:r>
        <w:rPr>
          <w:rFonts w:ascii="Arial" w:eastAsia="Times New Roman" w:hAnsi="Arial" w:cs="Arial"/>
          <w:bCs/>
          <w:color w:val="000000"/>
          <w:sz w:val="20"/>
          <w:szCs w:val="20"/>
          <w:lang w:eastAsia="zh-TW"/>
        </w:rPr>
        <w:t xml:space="preserve"> nonlinear mixed effects population approach</w:t>
      </w:r>
      <w:r w:rsidR="004C2833">
        <w:rPr>
          <w:rFonts w:ascii="Arial" w:eastAsia="Times New Roman" w:hAnsi="Arial" w:cs="Arial"/>
          <w:bCs/>
          <w:color w:val="000000"/>
          <w:sz w:val="20"/>
          <w:szCs w:val="20"/>
          <w:lang w:eastAsia="zh-TW"/>
        </w:rPr>
        <w:t xml:space="preserve"> to (1) quantify the patient characteristics and clinical factors </w:t>
      </w:r>
      <w:r w:rsidR="00982BAF">
        <w:rPr>
          <w:rFonts w:ascii="Arial" w:eastAsia="Times New Roman" w:hAnsi="Arial" w:cs="Arial"/>
          <w:bCs/>
          <w:color w:val="000000"/>
          <w:sz w:val="20"/>
          <w:szCs w:val="20"/>
          <w:lang w:eastAsia="zh-TW"/>
        </w:rPr>
        <w:t xml:space="preserve">that </w:t>
      </w:r>
      <w:r w:rsidR="005D0FB9">
        <w:rPr>
          <w:rFonts w:ascii="Arial" w:eastAsia="Times New Roman" w:hAnsi="Arial" w:cs="Arial"/>
          <w:bCs/>
          <w:color w:val="000000"/>
          <w:sz w:val="20"/>
          <w:szCs w:val="20"/>
          <w:lang w:eastAsia="zh-TW"/>
        </w:rPr>
        <w:t xml:space="preserve">explain </w:t>
      </w:r>
      <w:r w:rsidR="00532FCA">
        <w:rPr>
          <w:rFonts w:ascii="Arial" w:eastAsia="Times New Roman" w:hAnsi="Arial" w:cs="Arial"/>
          <w:bCs/>
          <w:color w:val="000000"/>
          <w:sz w:val="20"/>
          <w:szCs w:val="20"/>
          <w:lang w:eastAsia="zh-TW"/>
        </w:rPr>
        <w:t xml:space="preserve">variability in </w:t>
      </w:r>
      <w:r w:rsidR="00982BAF">
        <w:rPr>
          <w:rFonts w:ascii="Arial" w:eastAsia="Times New Roman" w:hAnsi="Arial" w:cs="Arial"/>
          <w:bCs/>
          <w:color w:val="000000"/>
          <w:sz w:val="20"/>
          <w:szCs w:val="20"/>
          <w:lang w:eastAsia="zh-TW"/>
        </w:rPr>
        <w:t xml:space="preserve">rifapentine exposure, (2) identify subpopulations at risk for low </w:t>
      </w:r>
      <w:commentRangeStart w:id="71"/>
      <w:del w:id="72" w:author="Chang, Vincent" w:date="2023-01-17T11:08:00Z">
        <w:r w:rsidR="00982BAF">
          <w:rPr>
            <w:rFonts w:ascii="Arial" w:eastAsia="Times New Roman" w:hAnsi="Arial" w:cs="Arial"/>
            <w:bCs/>
            <w:color w:val="000000"/>
            <w:sz w:val="20"/>
            <w:szCs w:val="20"/>
            <w:lang w:eastAsia="zh-TW"/>
          </w:rPr>
          <w:delText xml:space="preserve">drug </w:delText>
        </w:r>
        <w:commentRangeEnd w:id="71"/>
        <w:r w:rsidR="006931AB">
          <w:rPr>
            <w:rStyle w:val="CommentReference"/>
          </w:rPr>
          <w:commentReference w:id="71"/>
        </w:r>
      </w:del>
      <w:ins w:id="73" w:author="Chang, Vincent" w:date="2023-01-17T11:08:00Z">
        <w:r w:rsidR="009D78C7">
          <w:rPr>
            <w:rFonts w:ascii="Arial" w:eastAsia="Times New Roman" w:hAnsi="Arial" w:cs="Arial"/>
            <w:bCs/>
            <w:color w:val="000000"/>
            <w:sz w:val="20"/>
            <w:szCs w:val="20"/>
            <w:lang w:eastAsia="zh-TW"/>
          </w:rPr>
          <w:t>rifapentine</w:t>
        </w:r>
        <w:r w:rsidR="00982BAF">
          <w:rPr>
            <w:rFonts w:ascii="Arial" w:eastAsia="Times New Roman" w:hAnsi="Arial" w:cs="Arial"/>
            <w:bCs/>
            <w:color w:val="000000"/>
            <w:sz w:val="20"/>
            <w:szCs w:val="20"/>
            <w:lang w:eastAsia="zh-TW"/>
          </w:rPr>
          <w:t xml:space="preserve"> </w:t>
        </w:r>
      </w:ins>
      <w:r w:rsidR="00982BAF">
        <w:rPr>
          <w:rFonts w:ascii="Arial" w:eastAsia="Times New Roman" w:hAnsi="Arial" w:cs="Arial"/>
          <w:bCs/>
          <w:color w:val="000000"/>
          <w:sz w:val="20"/>
          <w:szCs w:val="20"/>
          <w:lang w:eastAsia="zh-TW"/>
        </w:rPr>
        <w:t xml:space="preserve">exposure, </w:t>
      </w:r>
      <w:r w:rsidR="00D6485D">
        <w:rPr>
          <w:rFonts w:ascii="Arial" w:eastAsia="Times New Roman" w:hAnsi="Arial" w:cs="Arial"/>
          <w:bCs/>
          <w:color w:val="000000"/>
          <w:sz w:val="20"/>
          <w:szCs w:val="20"/>
          <w:lang w:eastAsia="zh-TW"/>
        </w:rPr>
        <w:t xml:space="preserve">(3) </w:t>
      </w:r>
      <w:commentRangeStart w:id="74"/>
      <w:r w:rsidR="00203AE1">
        <w:rPr>
          <w:rFonts w:ascii="Arial" w:eastAsia="Times New Roman" w:hAnsi="Arial" w:cs="Arial"/>
          <w:bCs/>
          <w:color w:val="000000"/>
          <w:sz w:val="20"/>
          <w:szCs w:val="20"/>
          <w:lang w:eastAsia="zh-TW"/>
        </w:rPr>
        <w:t xml:space="preserve">characterize </w:t>
      </w:r>
      <w:r w:rsidR="00D6485D">
        <w:rPr>
          <w:rFonts w:ascii="Arial" w:eastAsia="Times New Roman" w:hAnsi="Arial" w:cs="Arial"/>
          <w:bCs/>
          <w:color w:val="000000"/>
          <w:sz w:val="20"/>
          <w:szCs w:val="20"/>
          <w:lang w:eastAsia="zh-TW"/>
        </w:rPr>
        <w:t xml:space="preserve">PK-safety </w:t>
      </w:r>
      <w:r w:rsidR="00F33F42">
        <w:rPr>
          <w:rFonts w:ascii="Arial" w:eastAsia="Times New Roman" w:hAnsi="Arial" w:cs="Arial"/>
          <w:bCs/>
          <w:color w:val="000000"/>
          <w:sz w:val="20"/>
          <w:szCs w:val="20"/>
          <w:lang w:eastAsia="zh-TW"/>
        </w:rPr>
        <w:t>relationships</w:t>
      </w:r>
      <w:commentRangeEnd w:id="74"/>
      <w:r w:rsidR="00C23FDF">
        <w:rPr>
          <w:rStyle w:val="CommentReference"/>
        </w:rPr>
        <w:commentReference w:id="74"/>
      </w:r>
      <w:r w:rsidR="00D6485D">
        <w:rPr>
          <w:rFonts w:ascii="Arial" w:eastAsia="Times New Roman" w:hAnsi="Arial" w:cs="Arial"/>
          <w:bCs/>
          <w:color w:val="000000"/>
          <w:sz w:val="20"/>
          <w:szCs w:val="20"/>
          <w:lang w:eastAsia="zh-TW"/>
        </w:rPr>
        <w:t xml:space="preserve">, </w:t>
      </w:r>
      <w:r w:rsidR="00982BAF">
        <w:rPr>
          <w:rFonts w:ascii="Arial" w:eastAsia="Times New Roman" w:hAnsi="Arial" w:cs="Arial"/>
          <w:bCs/>
          <w:color w:val="000000"/>
          <w:sz w:val="20"/>
          <w:szCs w:val="20"/>
          <w:lang w:eastAsia="zh-TW"/>
        </w:rPr>
        <w:t>and (</w:t>
      </w:r>
      <w:r w:rsidR="00D6485D">
        <w:rPr>
          <w:rFonts w:ascii="Arial" w:eastAsia="Times New Roman" w:hAnsi="Arial" w:cs="Arial"/>
          <w:bCs/>
          <w:color w:val="000000"/>
          <w:sz w:val="20"/>
          <w:szCs w:val="20"/>
          <w:lang w:eastAsia="zh-TW"/>
        </w:rPr>
        <w:t>4</w:t>
      </w:r>
      <w:r w:rsidR="00982BAF">
        <w:rPr>
          <w:rFonts w:ascii="Arial" w:eastAsia="Times New Roman" w:hAnsi="Arial" w:cs="Arial"/>
          <w:bCs/>
          <w:color w:val="000000"/>
          <w:sz w:val="20"/>
          <w:szCs w:val="20"/>
          <w:lang w:eastAsia="zh-TW"/>
        </w:rPr>
        <w:t xml:space="preserve">) perform simulations to determine optimal dosing </w:t>
      </w:r>
      <w:r w:rsidR="00203AE1">
        <w:rPr>
          <w:rFonts w:ascii="Arial" w:eastAsia="Times New Roman" w:hAnsi="Arial" w:cs="Arial"/>
          <w:bCs/>
          <w:color w:val="000000"/>
          <w:sz w:val="20"/>
          <w:szCs w:val="20"/>
          <w:lang w:eastAsia="zh-TW"/>
        </w:rPr>
        <w:t xml:space="preserve">strategies </w:t>
      </w:r>
      <w:r w:rsidR="00982BAF">
        <w:rPr>
          <w:rFonts w:ascii="Arial" w:eastAsia="Times New Roman" w:hAnsi="Arial" w:cs="Arial"/>
          <w:bCs/>
          <w:color w:val="000000"/>
          <w:sz w:val="20"/>
          <w:szCs w:val="20"/>
          <w:lang w:eastAsia="zh-TW"/>
        </w:rPr>
        <w:t>across subpopulations.</w:t>
      </w:r>
    </w:p>
    <w:p w14:paraId="5A92B2B7" w14:textId="48DF0A8B" w:rsidR="00982BAF" w:rsidRDefault="00982BAF" w:rsidP="00801D45">
      <w:pPr>
        <w:spacing w:line="480" w:lineRule="auto"/>
        <w:rPr>
          <w:rFonts w:ascii="Arial" w:eastAsia="Times New Roman" w:hAnsi="Arial" w:cs="Arial"/>
          <w:bCs/>
          <w:color w:val="000000"/>
          <w:sz w:val="20"/>
          <w:szCs w:val="20"/>
          <w:lang w:eastAsia="zh-TW"/>
        </w:rPr>
      </w:pPr>
    </w:p>
    <w:p w14:paraId="3DF0B155" w14:textId="46199D64" w:rsidR="008566BF" w:rsidRDefault="00982BAF" w:rsidP="00801D45">
      <w:pPr>
        <w:spacing w:line="480" w:lineRule="auto"/>
        <w:rPr>
          <w:rFonts w:ascii="Arial" w:hAnsi="Arial" w:cs="Arial"/>
          <w:b/>
          <w:bCs/>
          <w:sz w:val="22"/>
          <w:szCs w:val="22"/>
        </w:rPr>
      </w:pPr>
      <w:r>
        <w:rPr>
          <w:rFonts w:ascii="Arial" w:hAnsi="Arial" w:cs="Arial"/>
          <w:b/>
          <w:bCs/>
          <w:sz w:val="22"/>
          <w:szCs w:val="22"/>
        </w:rPr>
        <w:t>M</w:t>
      </w:r>
      <w:r w:rsidR="00A715E9">
        <w:rPr>
          <w:rFonts w:ascii="Arial" w:hAnsi="Arial" w:cs="Arial"/>
          <w:b/>
          <w:bCs/>
          <w:sz w:val="22"/>
          <w:szCs w:val="22"/>
        </w:rPr>
        <w:t>ETHODS</w:t>
      </w:r>
      <w:r w:rsidR="00F44BCE">
        <w:rPr>
          <w:rFonts w:ascii="Arial" w:hAnsi="Arial" w:cs="Arial"/>
          <w:b/>
          <w:bCs/>
          <w:sz w:val="22"/>
          <w:szCs w:val="22"/>
        </w:rPr>
        <w:t xml:space="preserve"> (500 words max) Current: 531</w:t>
      </w:r>
    </w:p>
    <w:p w14:paraId="76E5543C" w14:textId="7211939F" w:rsidR="00203AE1" w:rsidRPr="00C84193" w:rsidRDefault="00203AE1" w:rsidP="00801D45">
      <w:pPr>
        <w:spacing w:line="480" w:lineRule="auto"/>
        <w:rPr>
          <w:rFonts w:ascii="Arial" w:hAnsi="Arial" w:cs="Arial"/>
          <w:b/>
          <w:bCs/>
          <w:sz w:val="20"/>
          <w:szCs w:val="20"/>
        </w:rPr>
      </w:pPr>
      <w:r w:rsidRPr="00C84193">
        <w:rPr>
          <w:rFonts w:ascii="Arial" w:hAnsi="Arial" w:cs="Arial"/>
          <w:b/>
          <w:bCs/>
          <w:sz w:val="20"/>
          <w:szCs w:val="20"/>
        </w:rPr>
        <w:t>Study Design</w:t>
      </w:r>
    </w:p>
    <w:p w14:paraId="275940A9" w14:textId="35C7459B" w:rsidR="00C84193" w:rsidRDefault="00783F2F" w:rsidP="00801D45">
      <w:pPr>
        <w:spacing w:line="480" w:lineRule="auto"/>
        <w:rPr>
          <w:rFonts w:ascii="Arial" w:hAnsi="Arial" w:cs="Arial"/>
          <w:sz w:val="20"/>
          <w:szCs w:val="20"/>
          <w:lang w:eastAsia="zh-TW"/>
        </w:rPr>
      </w:pPr>
      <w:r w:rsidRPr="00C84193">
        <w:rPr>
          <w:rFonts w:ascii="Arial" w:hAnsi="Arial" w:cs="Arial"/>
          <w:sz w:val="20"/>
          <w:szCs w:val="20"/>
        </w:rPr>
        <w:t>Study 31/A5349</w:t>
      </w:r>
      <w:r w:rsidR="00C84193" w:rsidRPr="00C84193">
        <w:rPr>
          <w:rFonts w:ascii="Arial" w:hAnsi="Arial" w:cs="Arial"/>
          <w:sz w:val="20"/>
          <w:szCs w:val="20"/>
        </w:rPr>
        <w:t xml:space="preserve"> participants were </w:t>
      </w:r>
      <w:r w:rsidR="00C84193" w:rsidRPr="00C84193">
        <w:rPr>
          <w:rFonts w:ascii="Arial" w:hAnsi="Arial" w:cs="Arial"/>
          <w:sz w:val="20"/>
          <w:szCs w:val="20"/>
        </w:rPr>
        <w:sym w:font="Symbol" w:char="F0B3"/>
      </w:r>
      <w:r w:rsidR="00C84193" w:rsidRPr="00C84193">
        <w:rPr>
          <w:rFonts w:ascii="Arial" w:hAnsi="Arial" w:cs="Arial"/>
          <w:sz w:val="20"/>
          <w:szCs w:val="20"/>
        </w:rPr>
        <w:t xml:space="preserve">12 years of age and had newly diagnosed pulmonary </w:t>
      </w:r>
      <w:r w:rsidR="005D0FB9">
        <w:rPr>
          <w:rFonts w:ascii="Arial" w:hAnsi="Arial" w:cs="Arial"/>
          <w:sz w:val="20"/>
          <w:szCs w:val="20"/>
        </w:rPr>
        <w:t>TB</w:t>
      </w:r>
      <w:r w:rsidR="005D0FB9" w:rsidRPr="00C84193">
        <w:rPr>
          <w:rFonts w:ascii="Arial" w:hAnsi="Arial" w:cs="Arial"/>
          <w:sz w:val="20"/>
          <w:szCs w:val="20"/>
        </w:rPr>
        <w:t xml:space="preserve"> </w:t>
      </w:r>
      <w:r w:rsidR="00C84193" w:rsidRPr="00C84193">
        <w:rPr>
          <w:rFonts w:ascii="Arial" w:hAnsi="Arial" w:cs="Arial"/>
          <w:sz w:val="20"/>
          <w:szCs w:val="20"/>
        </w:rPr>
        <w:t xml:space="preserve">that was confirmed on culture to be susceptible to isoniazid, rifampicin, and fluoroquinolones. </w:t>
      </w:r>
      <w:r w:rsidR="006A098D">
        <w:rPr>
          <w:rFonts w:ascii="Arial" w:hAnsi="Arial" w:cs="Arial"/>
          <w:sz w:val="20"/>
          <w:szCs w:val="20"/>
        </w:rPr>
        <w:t>Participants</w:t>
      </w:r>
      <w:r w:rsidR="00B52A5D">
        <w:rPr>
          <w:rFonts w:ascii="Arial" w:hAnsi="Arial" w:cs="Arial"/>
          <w:sz w:val="20"/>
          <w:szCs w:val="20"/>
        </w:rPr>
        <w:t xml:space="preserve"> w</w:t>
      </w:r>
      <w:r w:rsidR="006A098D">
        <w:rPr>
          <w:rFonts w:ascii="Arial" w:hAnsi="Arial" w:cs="Arial"/>
          <w:sz w:val="20"/>
          <w:szCs w:val="20"/>
        </w:rPr>
        <w:t>ere</w:t>
      </w:r>
      <w:r w:rsidR="00B52A5D">
        <w:rPr>
          <w:rFonts w:ascii="Arial" w:hAnsi="Arial" w:cs="Arial"/>
          <w:sz w:val="20"/>
          <w:szCs w:val="20"/>
        </w:rPr>
        <w:t xml:space="preserve"> administered </w:t>
      </w:r>
      <w:r w:rsidR="006A098D">
        <w:rPr>
          <w:rFonts w:ascii="Arial" w:hAnsi="Arial" w:cs="Arial"/>
          <w:sz w:val="20"/>
          <w:szCs w:val="20"/>
        </w:rPr>
        <w:t xml:space="preserve">1200 mg rifapentine </w:t>
      </w:r>
      <w:r w:rsidR="006A098D" w:rsidRPr="00C84193">
        <w:rPr>
          <w:rFonts w:ascii="Arial" w:hAnsi="Arial" w:cs="Arial"/>
          <w:sz w:val="20"/>
          <w:szCs w:val="20"/>
        </w:rPr>
        <w:t xml:space="preserve">within 1 hour after ingesting food </w:t>
      </w:r>
      <w:r w:rsidR="00B52A5D">
        <w:rPr>
          <w:rFonts w:ascii="Arial" w:hAnsi="Arial" w:cs="Arial"/>
          <w:sz w:val="20"/>
          <w:szCs w:val="20"/>
        </w:rPr>
        <w:t xml:space="preserve">in the two </w:t>
      </w:r>
      <w:r w:rsidR="006A098D">
        <w:rPr>
          <w:rFonts w:ascii="Arial" w:hAnsi="Arial" w:cs="Arial"/>
          <w:sz w:val="20"/>
          <w:szCs w:val="20"/>
        </w:rPr>
        <w:t xml:space="preserve">4-month </w:t>
      </w:r>
      <w:r w:rsidR="00B52A5D">
        <w:rPr>
          <w:rFonts w:ascii="Arial" w:hAnsi="Arial" w:cs="Arial"/>
          <w:sz w:val="20"/>
          <w:szCs w:val="20"/>
        </w:rPr>
        <w:t>experimental regimens</w:t>
      </w:r>
      <w:r w:rsidR="006A098D">
        <w:rPr>
          <w:rFonts w:ascii="Arial" w:hAnsi="Arial" w:cs="Arial"/>
          <w:sz w:val="20"/>
          <w:szCs w:val="20"/>
        </w:rPr>
        <w:t>.</w:t>
      </w:r>
      <w:r w:rsidR="00C84193" w:rsidRPr="00C84193">
        <w:rPr>
          <w:rFonts w:ascii="Arial" w:hAnsi="Arial" w:cs="Arial"/>
          <w:sz w:val="20"/>
          <w:szCs w:val="20"/>
        </w:rPr>
        <w:t xml:space="preserve"> Additional details on the study design</w:t>
      </w:r>
      <w:ins w:id="75" w:author="Phillips, Patrick" w:date="2023-01-17T11:08:00Z">
        <w:r w:rsidR="00C84193" w:rsidRPr="00C84193">
          <w:rPr>
            <w:rFonts w:ascii="Arial" w:hAnsi="Arial" w:cs="Arial"/>
            <w:sz w:val="20"/>
            <w:szCs w:val="20"/>
          </w:rPr>
          <w:t xml:space="preserve"> </w:t>
        </w:r>
      </w:ins>
      <w:ins w:id="76" w:author="Phillips, Patrick" w:date="2023-01-13T11:41:00Z">
        <w:r w:rsidR="0097638A">
          <w:rPr>
            <w:rFonts w:ascii="Arial" w:hAnsi="Arial" w:cs="Arial"/>
            <w:sz w:val="20"/>
            <w:szCs w:val="20"/>
          </w:rPr>
          <w:t>and full eligibility</w:t>
        </w:r>
      </w:ins>
      <w:r w:rsidR="00C84193" w:rsidRPr="00C84193">
        <w:rPr>
          <w:rFonts w:ascii="Arial" w:hAnsi="Arial" w:cs="Arial"/>
          <w:sz w:val="20"/>
          <w:szCs w:val="20"/>
        </w:rPr>
        <w:t xml:space="preserve"> are available in the original </w:t>
      </w:r>
      <w:r w:rsidR="00C84193">
        <w:rPr>
          <w:rFonts w:ascii="Arial" w:hAnsi="Arial" w:cs="Arial"/>
          <w:sz w:val="20"/>
          <w:szCs w:val="20"/>
        </w:rPr>
        <w:t xml:space="preserve">study protocol </w:t>
      </w:r>
      <w:r w:rsidR="00C84193" w:rsidRPr="00C84193">
        <w:rPr>
          <w:rFonts w:ascii="Arial" w:hAnsi="Arial" w:cs="Arial"/>
          <w:sz w:val="20"/>
          <w:szCs w:val="20"/>
        </w:rPr>
        <w:t>publication</w:t>
      </w:r>
      <w:r w:rsidR="00C84193">
        <w:rPr>
          <w:rFonts w:ascii="Arial" w:hAnsi="Arial" w:cs="Arial"/>
          <w:sz w:val="20"/>
          <w:szCs w:val="20"/>
        </w:rPr>
        <w:t>.</w:t>
      </w:r>
      <w:r w:rsidR="004F4D33">
        <w:rPr>
          <w:rFonts w:ascii="Arial" w:hAnsi="Arial" w:cs="Arial"/>
          <w:sz w:val="20"/>
          <w:szCs w:val="20"/>
        </w:rPr>
        <w:fldChar w:fldCharType="begin"/>
      </w:r>
      <w:r w:rsidR="004F4D33">
        <w:rPr>
          <w:rFonts w:ascii="Arial" w:hAnsi="Arial" w:cs="Arial"/>
          <w:sz w:val="20"/>
          <w:szCs w:val="20"/>
        </w:rPr>
        <w:instrText xml:space="preserve"> ADDIN ZOTERO_ITEM CSL_CITATION {"citationID":"Axjord9r","properties":{"formattedCitation":"\\super 11\\nosupersub{}","plainCitation":"11","noteIndex":0},"citationItems":[{"id":5,"uris":["http://zotero.org/users/local/MK42wjil/items/M655S3LX"],"itemData":{"id":5,"type":"article-journal","abstract":"Introduction: Phase 2 clinical trials of tuberculosis treatment have shown that once-daily regimens in which rifampin is replaced by high dose rifapentine have potent antimicrobial activity that may be su</w:instrText>
      </w:r>
      <w:r w:rsidR="004F4D33">
        <w:rPr>
          <w:rFonts w:ascii="Cambria Math" w:hAnsi="Cambria Math" w:cs="Cambria Math"/>
          <w:sz w:val="20"/>
          <w:szCs w:val="20"/>
        </w:rPr>
        <w:instrText>ﬃ</w:instrText>
      </w:r>
      <w:r w:rsidR="004F4D33">
        <w:rPr>
          <w:rFonts w:ascii="Arial" w:hAnsi="Arial" w:cs="Arial"/>
          <w:sz w:val="20"/>
          <w:szCs w:val="20"/>
        </w:rPr>
        <w:instrText>cient to shorten overall treatment duration. Herein we describe the design of an ongoing phase 3 clinical trial testing the hypothesis that once-daily regimens containing high dose rifapentine in combination with other anti-tuberculosis drugs administered for four months can achieve cure rates not worse than the conventional six-month treatment regimen.","container-title":"Contemporary Clinical Trials","DOI":"10.1016/j.cct.2020.105938","ISSN":"15517144","journalAbbreviation":"Contemporary Clinical Trials","language":"en","page":"105938","source":"DOI.org (Crossref)","title":"High-dose rifapentine with or without moxifloxacin for shortening treatment of pulmonary tuberculosis: Study protocol for TBTC study 31/ACTG A5349 phase 3 clinical trial","title-short":"High-dos</w:instrText>
      </w:r>
      <w:r w:rsidR="004F4D33">
        <w:rPr>
          <w:rFonts w:ascii="Arial" w:hAnsi="Arial" w:cs="Arial"/>
          <w:sz w:val="20"/>
          <w:szCs w:val="20"/>
          <w:lang w:eastAsia="zh-TW"/>
        </w:rPr>
        <w:instrText xml:space="preserve">e rifapentine with or without moxifloxacin for shortening treatment of pulmonary tuberculosis","volume":"90","author":[{"family":"Dorman","given":"Susan E."},{"family":"Nahid","given":"Payam"},{"family":"Kurbatova","given":"Ekaterina V."},{"family":"Goldberg","given":"Stefan V."},{"family":"Bozeman","given":"Lorna"},{"family":"Burman","given":"William J."},{"family":"Chang","given":"Kwok-Chiu"},{"family":"Chen","given":"Michael"},{"family":"Cotton","given":"Mark"},{"family":"Dooley","given":"Kelly E."},{"family":"Engle","given":"Melissa"},{"family":"Feng","given":"Pei-Jean"},{"family":"Fletcher","given":"Courtney V."},{"family":"Ha","given":"Phan"},{"family":"Heilig","given":"Charles M."},{"family":"Johnson","given":"John L."},{"family":"Lessem","given":"Erica"},{"family":"Metchock","given":"Beverly"},{"family":"Miro","given":"Jose M."},{"family":"Nhung","given":"Nguyen Viet"},{"family":"Pettit","given":"April C."},{"family":"Phillips","given":"Patrick P.J."},{"family":"Podany","given":"Anthony T."},{"family":"Purfield","given":"Anne E."},{"family":"Robergeau","given":"Kathleen"},{"family":"Samaneka","given":"Wadzanai"},{"family":"Scott","given":"Nigel A."},{"family":"Sizemore","given":"Erin"},{"family":"Vernon","given":"Andrew"},{"family":"Weiner","given":"Marc"},{"family":"Swindells","given":"Susan"},{"family":"Chaisson","given":"Richard E."}],"issued":{"date-parts":[["2020",3]]}}}],"schema":"https://github.com/citation-style-language/schema/raw/master/csl-citation.json"} </w:instrText>
      </w:r>
      <w:r w:rsidR="004F4D33">
        <w:rPr>
          <w:rFonts w:ascii="Arial" w:hAnsi="Arial" w:cs="Arial"/>
          <w:sz w:val="20"/>
          <w:szCs w:val="20"/>
        </w:rPr>
        <w:fldChar w:fldCharType="separate"/>
      </w:r>
      <w:r w:rsidR="004F4D33" w:rsidRPr="004F4D33">
        <w:rPr>
          <w:rFonts w:ascii="Arial" w:hAnsi="Arial" w:cs="Arial"/>
          <w:sz w:val="20"/>
          <w:vertAlign w:val="superscript"/>
          <w:lang w:eastAsia="zh-TW"/>
        </w:rPr>
        <w:t>11</w:t>
      </w:r>
      <w:r w:rsidR="004F4D33">
        <w:rPr>
          <w:rFonts w:ascii="Arial" w:hAnsi="Arial" w:cs="Arial"/>
          <w:sz w:val="20"/>
          <w:szCs w:val="20"/>
        </w:rPr>
        <w:fldChar w:fldCharType="end"/>
      </w:r>
    </w:p>
    <w:p w14:paraId="571A6AAA" w14:textId="77777777" w:rsidR="00C84193" w:rsidRPr="00C84193" w:rsidRDefault="00C84193" w:rsidP="00801D45">
      <w:pPr>
        <w:spacing w:line="480" w:lineRule="auto"/>
        <w:rPr>
          <w:rFonts w:ascii="Arial" w:hAnsi="Arial" w:cs="Arial"/>
          <w:sz w:val="20"/>
          <w:szCs w:val="20"/>
          <w:lang w:eastAsia="zh-TW"/>
        </w:rPr>
      </w:pPr>
    </w:p>
    <w:p w14:paraId="7643EC22" w14:textId="5FC78436" w:rsidR="00851543" w:rsidRPr="00851543" w:rsidRDefault="009D78C7" w:rsidP="00801D45">
      <w:pPr>
        <w:spacing w:line="480" w:lineRule="auto"/>
        <w:rPr>
          <w:rFonts w:ascii="Arial" w:eastAsia="Times New Roman" w:hAnsi="Arial" w:cs="Arial"/>
          <w:b/>
          <w:color w:val="000000"/>
          <w:sz w:val="20"/>
          <w:szCs w:val="20"/>
          <w:lang w:eastAsia="zh-TW"/>
        </w:rPr>
      </w:pPr>
      <w:ins w:id="77" w:author="Chang, Vincent" w:date="2023-01-17T11:08:00Z">
        <w:r>
          <w:rPr>
            <w:rFonts w:ascii="Arial" w:eastAsia="Times New Roman" w:hAnsi="Arial" w:cs="Arial"/>
            <w:b/>
            <w:color w:val="000000"/>
            <w:sz w:val="20"/>
            <w:szCs w:val="20"/>
            <w:lang w:eastAsia="zh-TW"/>
          </w:rPr>
          <w:t xml:space="preserve">Pharmacokinetic </w:t>
        </w:r>
      </w:ins>
      <w:commentRangeStart w:id="78"/>
      <w:r w:rsidR="00851543">
        <w:rPr>
          <w:rFonts w:ascii="Arial" w:eastAsia="Times New Roman" w:hAnsi="Arial" w:cs="Arial"/>
          <w:b/>
          <w:color w:val="000000"/>
          <w:sz w:val="20"/>
          <w:szCs w:val="20"/>
          <w:lang w:eastAsia="zh-TW"/>
        </w:rPr>
        <w:t xml:space="preserve">Sample </w:t>
      </w:r>
      <w:commentRangeEnd w:id="78"/>
      <w:r w:rsidR="006931AB">
        <w:rPr>
          <w:rStyle w:val="CommentReference"/>
        </w:rPr>
        <w:commentReference w:id="78"/>
      </w:r>
      <w:r w:rsidR="00851543">
        <w:rPr>
          <w:rFonts w:ascii="Arial" w:eastAsia="Times New Roman" w:hAnsi="Arial" w:cs="Arial"/>
          <w:b/>
          <w:color w:val="000000"/>
          <w:sz w:val="20"/>
          <w:szCs w:val="20"/>
          <w:lang w:eastAsia="zh-TW"/>
        </w:rPr>
        <w:t>Collection and Assays</w:t>
      </w:r>
    </w:p>
    <w:p w14:paraId="0946AB9E" w14:textId="491D6FEE" w:rsidR="00851543" w:rsidRDefault="00B52A5D" w:rsidP="00801D45">
      <w:pPr>
        <w:spacing w:line="480" w:lineRule="auto"/>
        <w:rPr>
          <w:rFonts w:ascii="Arial" w:eastAsia="Times New Roman" w:hAnsi="Arial" w:cs="Arial"/>
          <w:b/>
          <w:color w:val="000000"/>
          <w:sz w:val="20"/>
          <w:szCs w:val="20"/>
          <w:lang w:eastAsia="zh-TW"/>
        </w:rPr>
      </w:pPr>
      <w:commentRangeStart w:id="79"/>
      <w:del w:id="80" w:author="Chang, Vincent" w:date="2023-01-17T11:08:00Z">
        <w:r>
          <w:rPr>
            <w:rFonts w:ascii="Arial" w:hAnsi="Arial" w:cs="Arial"/>
            <w:bCs/>
            <w:sz w:val="20"/>
            <w:szCs w:val="20"/>
            <w:lang w:eastAsia="zh-TW"/>
          </w:rPr>
          <w:delText>S</w:delText>
        </w:r>
        <w:r w:rsidR="004B4D13" w:rsidRPr="008566BF">
          <w:rPr>
            <w:rFonts w:ascii="Arial" w:hAnsi="Arial" w:cs="Arial"/>
            <w:bCs/>
            <w:sz w:val="20"/>
            <w:szCs w:val="20"/>
            <w:lang w:eastAsia="zh-TW"/>
          </w:rPr>
          <w:delText>amples</w:delText>
        </w:r>
        <w:commentRangeEnd w:id="79"/>
        <w:r w:rsidR="006931AB">
          <w:rPr>
            <w:rStyle w:val="CommentReference"/>
          </w:rPr>
          <w:commentReference w:id="79"/>
        </w:r>
      </w:del>
      <w:ins w:id="81" w:author="Chang, Vincent" w:date="2023-01-17T11:08:00Z">
        <w:r w:rsidR="009D78C7">
          <w:rPr>
            <w:rFonts w:ascii="Arial" w:hAnsi="Arial" w:cs="Arial"/>
            <w:bCs/>
            <w:sz w:val="20"/>
            <w:szCs w:val="20"/>
            <w:lang w:eastAsia="zh-TW"/>
          </w:rPr>
          <w:t>Pharmacokinetic s</w:t>
        </w:r>
        <w:r w:rsidR="004B4D13" w:rsidRPr="008566BF">
          <w:rPr>
            <w:rFonts w:ascii="Arial" w:hAnsi="Arial" w:cs="Arial"/>
            <w:bCs/>
            <w:sz w:val="20"/>
            <w:szCs w:val="20"/>
            <w:lang w:eastAsia="zh-TW"/>
          </w:rPr>
          <w:t>amples</w:t>
        </w:r>
      </w:ins>
      <w:r w:rsidR="004B4D13" w:rsidRPr="008566BF">
        <w:rPr>
          <w:rFonts w:ascii="Arial" w:hAnsi="Arial" w:cs="Arial"/>
          <w:bCs/>
          <w:sz w:val="20"/>
          <w:szCs w:val="20"/>
          <w:lang w:eastAsia="zh-TW"/>
        </w:rPr>
        <w:t xml:space="preserve"> were taken between the 2 week and 8 week visit windows, after enzyme induction reached steady state. Intensive sampling was performed on </w:t>
      </w:r>
      <w:r w:rsidR="00234347">
        <w:rPr>
          <w:rFonts w:ascii="Arial" w:hAnsi="Arial" w:cs="Arial"/>
          <w:bCs/>
          <w:sz w:val="20"/>
          <w:szCs w:val="20"/>
          <w:lang w:eastAsia="zh-TW"/>
        </w:rPr>
        <w:t>a small number of</w:t>
      </w:r>
      <w:r w:rsidR="004B4D13" w:rsidRPr="008566BF">
        <w:rPr>
          <w:rFonts w:ascii="Arial" w:hAnsi="Arial" w:cs="Arial"/>
          <w:bCs/>
          <w:sz w:val="20"/>
          <w:szCs w:val="20"/>
          <w:lang w:eastAsia="zh-TW"/>
        </w:rPr>
        <w:t xml:space="preserve"> </w:t>
      </w:r>
      <w:r w:rsidR="003067BA">
        <w:rPr>
          <w:rFonts w:ascii="Arial" w:hAnsi="Arial" w:cs="Arial"/>
          <w:bCs/>
          <w:sz w:val="20"/>
          <w:szCs w:val="20"/>
          <w:lang w:eastAsia="zh-TW"/>
        </w:rPr>
        <w:t>participants</w:t>
      </w:r>
      <w:r w:rsidR="005D0FB9">
        <w:rPr>
          <w:rFonts w:ascii="Arial" w:hAnsi="Arial" w:cs="Arial"/>
          <w:bCs/>
          <w:sz w:val="20"/>
          <w:szCs w:val="20"/>
          <w:lang w:eastAsia="zh-TW"/>
        </w:rPr>
        <w:t xml:space="preserve"> </w:t>
      </w:r>
      <w:commentRangeStart w:id="82"/>
      <w:commentRangeStart w:id="83"/>
      <w:commentRangeStart w:id="84"/>
      <w:r w:rsidR="005D0FB9">
        <w:rPr>
          <w:rFonts w:ascii="Arial" w:hAnsi="Arial" w:cs="Arial"/>
          <w:bCs/>
          <w:sz w:val="20"/>
          <w:szCs w:val="20"/>
          <w:lang w:eastAsia="zh-TW"/>
        </w:rPr>
        <w:t>(n = 53)</w:t>
      </w:r>
      <w:commentRangeEnd w:id="82"/>
      <w:r w:rsidR="006931AB">
        <w:rPr>
          <w:rStyle w:val="CommentReference"/>
        </w:rPr>
        <w:commentReference w:id="82"/>
      </w:r>
      <w:commentRangeEnd w:id="83"/>
      <w:commentRangeEnd w:id="84"/>
      <w:r w:rsidR="009D78C7">
        <w:rPr>
          <w:rStyle w:val="CommentReference"/>
        </w:rPr>
        <w:commentReference w:id="83"/>
      </w:r>
      <w:r w:rsidR="0097638A">
        <w:rPr>
          <w:rStyle w:val="CommentReference"/>
        </w:rPr>
        <w:commentReference w:id="84"/>
      </w:r>
      <w:r w:rsidR="004B4D13" w:rsidRPr="008566BF">
        <w:rPr>
          <w:rFonts w:ascii="Arial" w:hAnsi="Arial" w:cs="Arial"/>
          <w:bCs/>
          <w:sz w:val="20"/>
          <w:szCs w:val="20"/>
          <w:lang w:eastAsia="zh-TW"/>
        </w:rPr>
        <w:t>,</w:t>
      </w:r>
      <w:r w:rsidR="005D0FB9">
        <w:rPr>
          <w:rFonts w:ascii="Arial" w:hAnsi="Arial" w:cs="Arial"/>
          <w:bCs/>
          <w:sz w:val="20"/>
          <w:szCs w:val="20"/>
          <w:lang w:eastAsia="zh-TW"/>
        </w:rPr>
        <w:t xml:space="preserve"> </w:t>
      </w:r>
      <w:r w:rsidR="00221646">
        <w:rPr>
          <w:rFonts w:ascii="Arial" w:hAnsi="Arial" w:cs="Arial"/>
          <w:bCs/>
          <w:sz w:val="20"/>
          <w:szCs w:val="20"/>
          <w:lang w:eastAsia="zh-TW"/>
        </w:rPr>
        <w:t>with</w:t>
      </w:r>
      <w:r w:rsidR="004B4D13" w:rsidRPr="008566BF">
        <w:rPr>
          <w:rFonts w:ascii="Arial" w:hAnsi="Arial" w:cs="Arial"/>
          <w:bCs/>
          <w:sz w:val="20"/>
          <w:szCs w:val="20"/>
          <w:lang w:eastAsia="zh-TW"/>
        </w:rPr>
        <w:t xml:space="preserve"> samples were taken at 0.5, 3, 5, 9, 12, and 24 hours in 2</w:t>
      </w:r>
      <w:r w:rsidR="004B4D13">
        <w:rPr>
          <w:rFonts w:ascii="Arial" w:hAnsi="Arial" w:cs="Arial"/>
          <w:bCs/>
          <w:sz w:val="20"/>
          <w:szCs w:val="20"/>
          <w:lang w:eastAsia="zh-TW"/>
        </w:rPr>
        <w:t>-3</w:t>
      </w:r>
      <w:r w:rsidR="004B4D13" w:rsidRPr="008566BF">
        <w:rPr>
          <w:rFonts w:ascii="Arial" w:hAnsi="Arial" w:cs="Arial"/>
          <w:bCs/>
          <w:sz w:val="20"/>
          <w:szCs w:val="20"/>
          <w:lang w:eastAsia="zh-TW"/>
        </w:rPr>
        <w:t xml:space="preserve"> separate occasions. The remaining </w:t>
      </w:r>
      <w:r w:rsidR="003067BA">
        <w:rPr>
          <w:rFonts w:ascii="Arial" w:hAnsi="Arial" w:cs="Arial"/>
          <w:bCs/>
          <w:sz w:val="20"/>
          <w:szCs w:val="20"/>
          <w:lang w:eastAsia="zh-TW"/>
        </w:rPr>
        <w:t>participants</w:t>
      </w:r>
      <w:r w:rsidR="004B4D13" w:rsidRPr="008566BF">
        <w:rPr>
          <w:rFonts w:ascii="Arial" w:hAnsi="Arial" w:cs="Arial"/>
          <w:bCs/>
          <w:sz w:val="20"/>
          <w:szCs w:val="20"/>
          <w:lang w:eastAsia="zh-TW"/>
        </w:rPr>
        <w:t xml:space="preserve"> were sampled sparsely with time points at 0.5, 5, and 24 hours</w:t>
      </w:r>
      <w:r w:rsidR="004B4D13">
        <w:rPr>
          <w:rFonts w:ascii="Arial" w:hAnsi="Arial" w:cs="Arial"/>
          <w:bCs/>
          <w:sz w:val="20"/>
          <w:szCs w:val="20"/>
          <w:lang w:eastAsia="zh-TW"/>
        </w:rPr>
        <w:t xml:space="preserve"> in 1-2 occasions</w:t>
      </w:r>
      <w:r w:rsidR="004B4D13" w:rsidRPr="008566BF">
        <w:rPr>
          <w:rFonts w:ascii="Arial" w:hAnsi="Arial" w:cs="Arial"/>
          <w:bCs/>
          <w:sz w:val="20"/>
          <w:szCs w:val="20"/>
          <w:lang w:eastAsia="zh-TW"/>
        </w:rPr>
        <w:t xml:space="preserve">. </w:t>
      </w:r>
      <w:r w:rsidR="004B4D13" w:rsidRPr="004B4D13">
        <w:rPr>
          <w:rFonts w:ascii="Arial" w:hAnsi="Arial" w:cs="Arial"/>
          <w:bCs/>
          <w:sz w:val="20"/>
          <w:szCs w:val="20"/>
          <w:lang w:eastAsia="zh-TW"/>
        </w:rPr>
        <w:t>Plasma concentrations of rifapentine</w:t>
      </w:r>
      <w:r w:rsidR="004B4D13">
        <w:rPr>
          <w:rFonts w:ascii="Arial" w:hAnsi="Arial" w:cs="Arial"/>
          <w:bCs/>
          <w:sz w:val="20"/>
          <w:szCs w:val="20"/>
          <w:lang w:eastAsia="zh-TW"/>
        </w:rPr>
        <w:t xml:space="preserve"> and its main metabolite,</w:t>
      </w:r>
      <w:r w:rsidR="004B4D13" w:rsidRPr="004B4D13">
        <w:rPr>
          <w:rFonts w:ascii="Arial" w:hAnsi="Arial" w:cs="Arial"/>
          <w:bCs/>
          <w:sz w:val="20"/>
          <w:szCs w:val="20"/>
          <w:lang w:eastAsia="zh-TW"/>
        </w:rPr>
        <w:t xml:space="preserve"> 25-desacetyl-rifapentine</w:t>
      </w:r>
      <w:r w:rsidR="004B4D13">
        <w:rPr>
          <w:rFonts w:ascii="Arial" w:hAnsi="Arial" w:cs="Arial"/>
          <w:bCs/>
          <w:sz w:val="20"/>
          <w:szCs w:val="20"/>
          <w:lang w:eastAsia="zh-TW"/>
        </w:rPr>
        <w:t xml:space="preserve">, </w:t>
      </w:r>
      <w:r w:rsidR="004B4D13" w:rsidRPr="004B4D13">
        <w:rPr>
          <w:rFonts w:ascii="Arial" w:hAnsi="Arial" w:cs="Arial"/>
          <w:bCs/>
          <w:sz w:val="20"/>
          <w:szCs w:val="20"/>
          <w:lang w:eastAsia="zh-TW"/>
        </w:rPr>
        <w:t xml:space="preserve">were determined using validated high-performance liquid chromatography </w:t>
      </w:r>
      <w:commentRangeStart w:id="85"/>
      <w:commentRangeStart w:id="86"/>
      <w:commentRangeStart w:id="87"/>
      <w:r w:rsidR="004B4D13" w:rsidRPr="004B4D13">
        <w:rPr>
          <w:rFonts w:ascii="Arial" w:hAnsi="Arial" w:cs="Arial"/>
          <w:bCs/>
          <w:sz w:val="20"/>
          <w:szCs w:val="20"/>
          <w:lang w:eastAsia="zh-TW"/>
        </w:rPr>
        <w:t>assays</w:t>
      </w:r>
      <w:commentRangeEnd w:id="85"/>
      <w:r w:rsidR="005D0FB9">
        <w:rPr>
          <w:rStyle w:val="CommentReference"/>
        </w:rPr>
        <w:commentReference w:id="85"/>
      </w:r>
      <w:commentRangeEnd w:id="86"/>
      <w:r w:rsidR="006931AB">
        <w:rPr>
          <w:rStyle w:val="CommentReference"/>
        </w:rPr>
        <w:commentReference w:id="86"/>
      </w:r>
      <w:commentRangeEnd w:id="87"/>
      <w:r w:rsidR="008D5D81">
        <w:rPr>
          <w:rStyle w:val="CommentReference"/>
        </w:rPr>
        <w:commentReference w:id="87"/>
      </w:r>
      <w:r w:rsidR="004B4D13" w:rsidRPr="004B4D13">
        <w:rPr>
          <w:rFonts w:ascii="Arial" w:hAnsi="Arial" w:cs="Arial"/>
          <w:bCs/>
          <w:sz w:val="20"/>
          <w:szCs w:val="20"/>
          <w:lang w:eastAsia="zh-TW"/>
        </w:rPr>
        <w:t>.</w:t>
      </w:r>
    </w:p>
    <w:p w14:paraId="374E5FB0" w14:textId="77777777" w:rsidR="00AC7CBF" w:rsidRDefault="00AC7CBF" w:rsidP="00801D45">
      <w:pPr>
        <w:spacing w:line="480" w:lineRule="auto"/>
        <w:rPr>
          <w:rFonts w:ascii="Arial" w:eastAsia="Times New Roman" w:hAnsi="Arial" w:cs="Arial"/>
          <w:b/>
          <w:color w:val="000000"/>
          <w:sz w:val="20"/>
          <w:szCs w:val="20"/>
          <w:lang w:eastAsia="zh-TW"/>
        </w:rPr>
      </w:pPr>
    </w:p>
    <w:p w14:paraId="06A88272" w14:textId="31D9BD79" w:rsidR="008566BF" w:rsidRDefault="008566BF" w:rsidP="00801D45">
      <w:pPr>
        <w:spacing w:line="480" w:lineRule="auto"/>
        <w:rPr>
          <w:rFonts w:ascii="Arial" w:eastAsia="Times New Roman" w:hAnsi="Arial" w:cs="Arial"/>
          <w:b/>
          <w:color w:val="000000"/>
          <w:sz w:val="20"/>
          <w:szCs w:val="20"/>
          <w:lang w:eastAsia="zh-TW"/>
        </w:rPr>
      </w:pPr>
      <w:r>
        <w:rPr>
          <w:rFonts w:ascii="Arial" w:eastAsia="Times New Roman" w:hAnsi="Arial" w:cs="Arial"/>
          <w:b/>
          <w:color w:val="000000"/>
          <w:sz w:val="20"/>
          <w:szCs w:val="20"/>
          <w:lang w:eastAsia="zh-TW"/>
        </w:rPr>
        <w:t>Modeling Software and Methods</w:t>
      </w:r>
    </w:p>
    <w:p w14:paraId="5043CCF4" w14:textId="68B4DC7D" w:rsidR="00FF6DA4" w:rsidRPr="007E5D29" w:rsidRDefault="006045B6" w:rsidP="00801D45">
      <w:pPr>
        <w:autoSpaceDE w:val="0"/>
        <w:autoSpaceDN w:val="0"/>
        <w:adjustRightInd w:val="0"/>
        <w:spacing w:line="480" w:lineRule="auto"/>
        <w:rPr>
          <w:rFonts w:ascii="Arial" w:eastAsia="Times New Roman" w:hAnsi="Arial" w:cs="Arial"/>
          <w:bCs/>
          <w:color w:val="000000"/>
          <w:sz w:val="20"/>
          <w:szCs w:val="20"/>
          <w:lang w:eastAsia="zh-TW"/>
        </w:rPr>
      </w:pPr>
      <w:r w:rsidRPr="006045B6">
        <w:rPr>
          <w:rFonts w:ascii="Arial" w:eastAsia="Times New Roman" w:hAnsi="Arial" w:cs="Arial"/>
          <w:bCs/>
          <w:color w:val="000000"/>
          <w:sz w:val="20"/>
          <w:szCs w:val="20"/>
          <w:lang w:val="en" w:eastAsia="zh-TW"/>
        </w:rPr>
        <w:lastRenderedPageBreak/>
        <w:t>Pharmacokinetic data were randomly split into an analysis cohort for model development and validation cohort for model validation, where one-third of the data was conserved for the validation cohort and covariates (clinical site and HIV) were balanced between cohorts.</w:t>
      </w:r>
      <w:r w:rsidR="00FE2458">
        <w:rPr>
          <w:rFonts w:ascii="Arial" w:eastAsia="Times New Roman" w:hAnsi="Arial" w:cs="Arial"/>
          <w:bCs/>
          <w:color w:val="000000"/>
          <w:sz w:val="20"/>
          <w:szCs w:val="20"/>
          <w:lang w:eastAsia="zh-TW"/>
        </w:rPr>
        <w:t xml:space="preserve"> </w:t>
      </w:r>
      <w:r w:rsidR="00783F2F">
        <w:rPr>
          <w:rFonts w:ascii="Arial" w:eastAsia="Times New Roman" w:hAnsi="Arial" w:cs="Arial"/>
          <w:bCs/>
          <w:color w:val="000000"/>
          <w:sz w:val="20"/>
          <w:szCs w:val="20"/>
          <w:lang w:eastAsia="zh-TW"/>
        </w:rPr>
        <w:t>Data</w:t>
      </w:r>
      <w:r w:rsidR="00FE2458">
        <w:rPr>
          <w:rFonts w:ascii="Arial" w:eastAsia="Times New Roman" w:hAnsi="Arial" w:cs="Arial"/>
          <w:bCs/>
          <w:color w:val="000000"/>
          <w:sz w:val="20"/>
          <w:szCs w:val="20"/>
          <w:lang w:eastAsia="zh-TW"/>
        </w:rPr>
        <w:t xml:space="preserve"> were analyzed using nonlinear mixed-effects modeling with NONMEM version 7.41 (ICON Development Solutions). </w:t>
      </w:r>
      <w:r w:rsidR="005B2CB5">
        <w:rPr>
          <w:rFonts w:ascii="Arial" w:eastAsia="Times New Roman" w:hAnsi="Arial" w:cs="Arial"/>
          <w:bCs/>
          <w:color w:val="000000"/>
          <w:sz w:val="20"/>
          <w:szCs w:val="20"/>
          <w:lang w:eastAsia="zh-TW"/>
        </w:rPr>
        <w:t xml:space="preserve">Population </w:t>
      </w:r>
      <w:r w:rsidR="005D0FB9">
        <w:rPr>
          <w:rFonts w:ascii="Arial" w:eastAsia="Times New Roman" w:hAnsi="Arial" w:cs="Arial"/>
          <w:bCs/>
          <w:color w:val="000000"/>
          <w:sz w:val="20"/>
          <w:szCs w:val="20"/>
          <w:lang w:eastAsia="zh-TW"/>
        </w:rPr>
        <w:t xml:space="preserve">PK </w:t>
      </w:r>
      <w:r w:rsidR="005B2CB5">
        <w:rPr>
          <w:rFonts w:ascii="Arial" w:eastAsia="Times New Roman" w:hAnsi="Arial" w:cs="Arial"/>
          <w:bCs/>
          <w:color w:val="000000"/>
          <w:sz w:val="20"/>
          <w:szCs w:val="20"/>
          <w:lang w:eastAsia="zh-TW"/>
        </w:rPr>
        <w:t>model building followed standard procedures by first characterizing the base structural model</w:t>
      </w:r>
      <w:r w:rsidR="00DD2B54">
        <w:rPr>
          <w:rFonts w:ascii="Arial" w:eastAsia="Times New Roman" w:hAnsi="Arial" w:cs="Arial"/>
          <w:bCs/>
          <w:color w:val="000000"/>
          <w:sz w:val="20"/>
          <w:szCs w:val="20"/>
          <w:lang w:eastAsia="zh-TW"/>
        </w:rPr>
        <w:t xml:space="preserve"> and estimating typical </w:t>
      </w:r>
      <w:r w:rsidR="005D0FB9">
        <w:rPr>
          <w:rFonts w:ascii="Arial" w:eastAsia="Times New Roman" w:hAnsi="Arial" w:cs="Arial"/>
          <w:bCs/>
          <w:color w:val="000000"/>
          <w:sz w:val="20"/>
          <w:szCs w:val="20"/>
          <w:lang w:eastAsia="zh-TW"/>
        </w:rPr>
        <w:t xml:space="preserve">PK </w:t>
      </w:r>
      <w:r w:rsidR="00DD2B54">
        <w:rPr>
          <w:rFonts w:ascii="Arial" w:eastAsia="Times New Roman" w:hAnsi="Arial" w:cs="Arial"/>
          <w:bCs/>
          <w:color w:val="000000"/>
          <w:sz w:val="20"/>
          <w:szCs w:val="20"/>
          <w:lang w:eastAsia="zh-TW"/>
        </w:rPr>
        <w:t>parameters</w:t>
      </w:r>
      <w:r w:rsidR="008D0D13">
        <w:rPr>
          <w:rFonts w:ascii="Arial" w:eastAsia="Times New Roman" w:hAnsi="Arial" w:cs="Arial"/>
          <w:bCs/>
          <w:color w:val="000000"/>
          <w:sz w:val="20"/>
          <w:szCs w:val="20"/>
          <w:lang w:eastAsia="zh-TW"/>
        </w:rPr>
        <w:t xml:space="preserve"> </w:t>
      </w:r>
      <w:r w:rsidR="008D0D13" w:rsidRPr="008D0D13">
        <w:rPr>
          <w:rFonts w:ascii="Arial" w:eastAsia="Times New Roman" w:hAnsi="Arial" w:cs="Arial"/>
          <w:bCs/>
          <w:color w:val="000000"/>
          <w:sz w:val="20"/>
          <w:szCs w:val="20"/>
          <w:lang w:eastAsia="zh-TW"/>
        </w:rPr>
        <w:t>using a first-order conditional estimation method with</w:t>
      </w:r>
      <w:r w:rsidR="00955A13">
        <w:rPr>
          <w:rFonts w:ascii="Arial" w:eastAsia="Times New Roman" w:hAnsi="Arial" w:cs="Arial"/>
          <w:bCs/>
          <w:color w:val="000000"/>
          <w:sz w:val="20"/>
          <w:szCs w:val="20"/>
          <w:lang w:eastAsia="zh-TW"/>
        </w:rPr>
        <w:t xml:space="preserve"> </w:t>
      </w:r>
      <w:r w:rsidR="008D0D13" w:rsidRPr="008D0D13">
        <w:rPr>
          <w:rFonts w:ascii="Arial" w:eastAsia="Times New Roman" w:hAnsi="Arial" w:cs="Arial"/>
          <w:bCs/>
          <w:color w:val="000000"/>
          <w:sz w:val="20"/>
          <w:szCs w:val="20"/>
          <w:lang w:eastAsia="zh-TW"/>
        </w:rPr>
        <w:t>interaction</w:t>
      </w:r>
      <w:r w:rsidR="00221646">
        <w:rPr>
          <w:rFonts w:ascii="Arial" w:eastAsia="Times New Roman" w:hAnsi="Arial" w:cs="Arial"/>
          <w:bCs/>
          <w:color w:val="000000"/>
          <w:sz w:val="20"/>
          <w:szCs w:val="20"/>
          <w:lang w:eastAsia="zh-TW"/>
        </w:rPr>
        <w:t>.</w:t>
      </w:r>
      <w:commentRangeStart w:id="88"/>
      <w:r w:rsidR="00FA2A60">
        <w:rPr>
          <w:rFonts w:ascii="Arial" w:eastAsia="Times New Roman" w:hAnsi="Arial" w:cs="Arial"/>
          <w:bCs/>
          <w:color w:val="000000"/>
          <w:sz w:val="20"/>
          <w:szCs w:val="20"/>
          <w:lang w:eastAsia="zh-TW"/>
        </w:rPr>
        <w:fldChar w:fldCharType="begin"/>
      </w:r>
      <w:r w:rsidR="00D72230">
        <w:rPr>
          <w:rFonts w:ascii="Arial" w:eastAsia="Times New Roman" w:hAnsi="Arial" w:cs="Arial"/>
          <w:bCs/>
          <w:color w:val="000000"/>
          <w:sz w:val="20"/>
          <w:szCs w:val="20"/>
          <w:lang w:eastAsia="zh-TW"/>
        </w:rPr>
        <w:instrText xml:space="preserve"> ADDIN ZOTERO_ITEM CSL_CITATION {"citationID":"D6gAevP0","properties":{"formattedCitation":"\\super 12\\nosupersub{}","plainCitation":"12","noteIndex":0},"citationItems":[{"id":120,"uris":["http://zotero.org/users/local/MK42wjil/items/2TJFBVYJ"],"itemData":{"id":120,"type":"article-journal","container-title":"CPT: Pharmacometrics &amp; Systems Pharmacology","DOI":"10.1038/psp.2013.26","ISSN":"21638306","issue":"7","journalAbbreviation":"CPT: Pharmacometrics &amp; Systems Pharmacology","language":"en","page":"51","source":"DOI.org (Crossref)","title":"Establishing Best Practices and Guidance in Population Modeling: An Experience With an Internal Population Pharmacokinetic Analysis Guidance","title-short":"Establishing Best Practices and Guidance in Population Modeling","volume":"2","author":[{"family":"Byon","given":"W"},{"family":"Smith","given":"Mk"},{"family":"Chan","given":"P"},{"family":"Tortorici","given":"Ma"},{"family":"Riley","given":"S"},{"family":"Dai","given":"H"},{"family":"Dong","given":"J"},{"family":"Ruiz-Garcia","given":"A"},{"family":"Sweeney","given":"K"},{"family":"Cronenberger","given":"C"}],"issued":{"date-parts":[["2013",7]]}}}],"schema":"https://github.com/citation-style-language/schema/raw/master/csl-citation.json"} </w:instrText>
      </w:r>
      <w:r w:rsidR="00FA2A60">
        <w:rPr>
          <w:rFonts w:ascii="Arial" w:eastAsia="Times New Roman" w:hAnsi="Arial" w:cs="Arial"/>
          <w:bCs/>
          <w:color w:val="000000"/>
          <w:sz w:val="20"/>
          <w:szCs w:val="20"/>
          <w:lang w:eastAsia="zh-TW"/>
        </w:rPr>
        <w:fldChar w:fldCharType="separate"/>
      </w:r>
      <w:r w:rsidR="00D72230" w:rsidRPr="00D72230">
        <w:rPr>
          <w:rFonts w:ascii="Arial" w:hAnsi="Arial" w:cs="Arial"/>
          <w:color w:val="000000"/>
          <w:sz w:val="20"/>
          <w:vertAlign w:val="superscript"/>
        </w:rPr>
        <w:t>12</w:t>
      </w:r>
      <w:r w:rsidR="00FA2A60">
        <w:rPr>
          <w:rFonts w:ascii="Arial" w:eastAsia="Times New Roman" w:hAnsi="Arial" w:cs="Arial"/>
          <w:bCs/>
          <w:color w:val="000000"/>
          <w:sz w:val="20"/>
          <w:szCs w:val="20"/>
          <w:lang w:eastAsia="zh-TW"/>
        </w:rPr>
        <w:fldChar w:fldCharType="end"/>
      </w:r>
      <w:commentRangeEnd w:id="88"/>
      <w:r w:rsidR="00B405D5">
        <w:rPr>
          <w:rStyle w:val="CommentReference"/>
        </w:rPr>
        <w:commentReference w:id="88"/>
      </w:r>
      <w:r w:rsidR="00FA2A60">
        <w:rPr>
          <w:rFonts w:ascii="Arial" w:eastAsia="Times New Roman" w:hAnsi="Arial" w:cs="Arial"/>
          <w:bCs/>
          <w:color w:val="000000"/>
          <w:sz w:val="20"/>
          <w:szCs w:val="20"/>
          <w:lang w:eastAsia="zh-TW"/>
        </w:rPr>
        <w:t xml:space="preserve"> </w:t>
      </w:r>
    </w:p>
    <w:p w14:paraId="5435C04A" w14:textId="77777777" w:rsidR="008D0D13" w:rsidRDefault="008D0D13" w:rsidP="00801D45">
      <w:pPr>
        <w:autoSpaceDE w:val="0"/>
        <w:autoSpaceDN w:val="0"/>
        <w:adjustRightInd w:val="0"/>
        <w:spacing w:line="480" w:lineRule="auto"/>
        <w:rPr>
          <w:rFonts w:ascii="Arial" w:eastAsia="Times New Roman" w:hAnsi="Arial" w:cs="Arial"/>
          <w:bCs/>
          <w:color w:val="000000"/>
          <w:sz w:val="20"/>
          <w:szCs w:val="20"/>
          <w:lang w:eastAsia="zh-TW"/>
        </w:rPr>
      </w:pPr>
    </w:p>
    <w:p w14:paraId="195DE615" w14:textId="7292A91A" w:rsidR="00FF6DA4" w:rsidRDefault="006D2C7B" w:rsidP="00801D45">
      <w:pPr>
        <w:autoSpaceDE w:val="0"/>
        <w:autoSpaceDN w:val="0"/>
        <w:adjustRightInd w:val="0"/>
        <w:spacing w:line="480" w:lineRule="auto"/>
        <w:rPr>
          <w:rFonts w:ascii="Arial" w:eastAsia="Times New Roman" w:hAnsi="Arial" w:cs="Arial"/>
          <w:bCs/>
          <w:color w:val="000000"/>
          <w:sz w:val="20"/>
          <w:szCs w:val="20"/>
          <w:lang w:eastAsia="zh-TW"/>
        </w:rPr>
      </w:pPr>
      <w:commentRangeStart w:id="89"/>
      <w:r>
        <w:rPr>
          <w:rFonts w:ascii="Arial" w:eastAsia="Times New Roman" w:hAnsi="Arial" w:cs="Arial"/>
          <w:bCs/>
          <w:color w:val="000000"/>
          <w:sz w:val="20"/>
          <w:szCs w:val="20"/>
          <w:lang w:eastAsia="zh-TW"/>
        </w:rPr>
        <w:t>Covariates such as a</w:t>
      </w:r>
      <w:r w:rsidR="00FF6DA4" w:rsidRPr="00FF6DA4">
        <w:rPr>
          <w:rFonts w:ascii="Arial" w:eastAsia="Times New Roman" w:hAnsi="Arial" w:cs="Arial"/>
          <w:bCs/>
          <w:color w:val="000000"/>
          <w:sz w:val="20"/>
          <w:szCs w:val="20"/>
          <w:lang w:eastAsia="zh-TW"/>
        </w:rPr>
        <w:t xml:space="preserve">ge, sex, race, weight, </w:t>
      </w:r>
      <w:r>
        <w:rPr>
          <w:rFonts w:ascii="Arial" w:eastAsia="Times New Roman" w:hAnsi="Arial" w:cs="Arial"/>
          <w:bCs/>
          <w:color w:val="000000"/>
          <w:sz w:val="20"/>
          <w:szCs w:val="20"/>
          <w:lang w:eastAsia="zh-TW"/>
        </w:rPr>
        <w:t>etc</w:t>
      </w:r>
      <w:commentRangeEnd w:id="89"/>
      <w:r w:rsidR="00AC2A03">
        <w:rPr>
          <w:rStyle w:val="CommentReference"/>
        </w:rPr>
        <w:commentReference w:id="89"/>
      </w:r>
      <w:r>
        <w:rPr>
          <w:rFonts w:ascii="Arial" w:eastAsia="Times New Roman" w:hAnsi="Arial" w:cs="Arial"/>
          <w:bCs/>
          <w:color w:val="000000"/>
          <w:sz w:val="20"/>
          <w:szCs w:val="20"/>
          <w:lang w:eastAsia="zh-TW"/>
        </w:rPr>
        <w:t>.</w:t>
      </w:r>
      <w:r w:rsidR="00FF6DA4" w:rsidRPr="00FF6DA4">
        <w:rPr>
          <w:rFonts w:ascii="Arial" w:eastAsia="Times New Roman" w:hAnsi="Arial" w:cs="Arial"/>
          <w:bCs/>
          <w:color w:val="000000"/>
          <w:sz w:val="20"/>
          <w:szCs w:val="20"/>
          <w:lang w:eastAsia="zh-TW"/>
        </w:rPr>
        <w:t xml:space="preserve"> were evaluated for potential inclusion as</w:t>
      </w:r>
      <w:r w:rsidR="00FF6DA4">
        <w:rPr>
          <w:rFonts w:ascii="Arial" w:eastAsia="Times New Roman" w:hAnsi="Arial" w:cs="Arial"/>
          <w:bCs/>
          <w:color w:val="000000"/>
          <w:sz w:val="20"/>
          <w:szCs w:val="20"/>
          <w:lang w:eastAsia="zh-TW"/>
        </w:rPr>
        <w:t xml:space="preserve"> </w:t>
      </w:r>
      <w:r w:rsidR="00FF6DA4" w:rsidRPr="00FF6DA4">
        <w:rPr>
          <w:rFonts w:ascii="Arial" w:eastAsia="Times New Roman" w:hAnsi="Arial" w:cs="Arial"/>
          <w:bCs/>
          <w:color w:val="000000"/>
          <w:sz w:val="20"/>
          <w:szCs w:val="20"/>
          <w:lang w:eastAsia="zh-TW"/>
        </w:rPr>
        <w:t>covariates on PK parameter</w:t>
      </w:r>
      <w:r w:rsidR="00FF6DA4">
        <w:rPr>
          <w:rFonts w:ascii="Arial" w:eastAsia="Times New Roman" w:hAnsi="Arial" w:cs="Arial"/>
          <w:bCs/>
          <w:color w:val="000000"/>
          <w:sz w:val="20"/>
          <w:szCs w:val="20"/>
          <w:lang w:eastAsia="zh-TW"/>
        </w:rPr>
        <w:t>s</w:t>
      </w:r>
      <w:r>
        <w:rPr>
          <w:rFonts w:ascii="Arial" w:eastAsia="Times New Roman" w:hAnsi="Arial" w:cs="Arial"/>
          <w:bCs/>
          <w:color w:val="000000"/>
          <w:sz w:val="20"/>
          <w:szCs w:val="20"/>
          <w:lang w:eastAsia="zh-TW"/>
        </w:rPr>
        <w:t xml:space="preserve">. </w:t>
      </w:r>
      <w:r w:rsidR="00FA2A60">
        <w:rPr>
          <w:rFonts w:ascii="Arial" w:eastAsia="Times New Roman" w:hAnsi="Arial" w:cs="Arial"/>
          <w:bCs/>
          <w:color w:val="000000"/>
          <w:sz w:val="20"/>
          <w:szCs w:val="20"/>
          <w:lang w:eastAsia="zh-TW"/>
        </w:rPr>
        <w:t xml:space="preserve">Covariate effects were </w:t>
      </w:r>
      <w:r w:rsidR="00FF6DA4">
        <w:rPr>
          <w:rFonts w:ascii="Arial" w:eastAsia="Times New Roman" w:hAnsi="Arial" w:cs="Arial"/>
          <w:bCs/>
          <w:color w:val="000000"/>
          <w:sz w:val="20"/>
          <w:szCs w:val="20"/>
          <w:lang w:eastAsia="zh-TW"/>
        </w:rPr>
        <w:t>selected</w:t>
      </w:r>
      <w:r w:rsidR="00FA2A60">
        <w:rPr>
          <w:rFonts w:ascii="Arial" w:eastAsia="Times New Roman" w:hAnsi="Arial" w:cs="Arial"/>
          <w:bCs/>
          <w:color w:val="000000"/>
          <w:sz w:val="20"/>
          <w:szCs w:val="20"/>
          <w:lang w:eastAsia="zh-TW"/>
        </w:rPr>
        <w:t xml:space="preserve"> through a stepwise procedure with forward selection (</w:t>
      </w:r>
      <w:r w:rsidR="00FA2A60">
        <w:rPr>
          <w:rFonts w:ascii="Arial" w:eastAsia="Times New Roman" w:hAnsi="Arial" w:cs="Arial"/>
          <w:bCs/>
          <w:i/>
          <w:iCs/>
          <w:color w:val="000000"/>
          <w:sz w:val="20"/>
          <w:szCs w:val="20"/>
          <w:lang w:eastAsia="zh-TW"/>
        </w:rPr>
        <w:t>P&lt;</w:t>
      </w:r>
      <w:r w:rsidR="00FA2A60">
        <w:rPr>
          <w:rFonts w:ascii="Arial" w:eastAsia="Times New Roman" w:hAnsi="Arial" w:cs="Arial"/>
          <w:bCs/>
          <w:color w:val="000000"/>
          <w:sz w:val="20"/>
          <w:szCs w:val="20"/>
          <w:lang w:eastAsia="zh-TW"/>
        </w:rPr>
        <w:t>0.05) and backward elimination (</w:t>
      </w:r>
      <w:r w:rsidR="00FA2A60">
        <w:rPr>
          <w:rFonts w:ascii="Arial" w:eastAsia="Times New Roman" w:hAnsi="Arial" w:cs="Arial"/>
          <w:bCs/>
          <w:i/>
          <w:iCs/>
          <w:color w:val="000000"/>
          <w:sz w:val="20"/>
          <w:szCs w:val="20"/>
          <w:lang w:eastAsia="zh-TW"/>
        </w:rPr>
        <w:t>P&lt;</w:t>
      </w:r>
      <w:r w:rsidR="00FA2A60">
        <w:rPr>
          <w:rFonts w:ascii="Arial" w:eastAsia="Times New Roman" w:hAnsi="Arial" w:cs="Arial"/>
          <w:bCs/>
          <w:color w:val="000000"/>
          <w:sz w:val="20"/>
          <w:szCs w:val="20"/>
          <w:lang w:eastAsia="zh-TW"/>
        </w:rPr>
        <w:t>0.01). Final inclusion of covariates was based on statistical significance, scientific plausibility, and clinical relevance.</w:t>
      </w:r>
      <w:r w:rsidR="005C6666">
        <w:rPr>
          <w:rFonts w:ascii="Arial" w:eastAsia="Times New Roman" w:hAnsi="Arial" w:cs="Arial"/>
          <w:bCs/>
          <w:color w:val="000000"/>
          <w:sz w:val="20"/>
          <w:szCs w:val="20"/>
          <w:lang w:eastAsia="zh-TW"/>
        </w:rPr>
        <w:fldChar w:fldCharType="begin"/>
      </w:r>
      <w:r w:rsidR="00D72230">
        <w:rPr>
          <w:rFonts w:ascii="Arial" w:eastAsia="Times New Roman" w:hAnsi="Arial" w:cs="Arial"/>
          <w:bCs/>
          <w:color w:val="000000"/>
          <w:sz w:val="20"/>
          <w:szCs w:val="20"/>
          <w:lang w:eastAsia="zh-TW"/>
        </w:rPr>
        <w:instrText xml:space="preserve"> ADDIN ZOTERO_ITEM CSL_CITATION {"citationID":"qWfUIx7o","properties":{"formattedCitation":"\\super 13\\nosupersub{}","plainCitation":"13","noteIndex":0},"citationItems":[{"id":122,"uris":["http://zotero.org/users/local/MK42wjil/items/N7JMFWDI"],"itemData":{"id":122,"type":"article-journal","container-title":"CPT: Pharmacometrics &amp; Systems Pharmacology","DOI":"10.1038/psp.2013.14","ISSN":"21638306","issue":"4","journalAbbreviation":"CPT: Pharmacometrics &amp; Systems Pharmacology","language":"en","page":"38","source":"DOI.org (Crossref)","title":"Basic Concepts in Population Modeling, Simulation, and Model-Based Drug Development-Part 2: Introduction to Pharmacokinetic Modeling Methods","title-short":"Basic Concepts in Population Modeling, Simulation, and Model-Based Drug Development-Part 2","volume":"2","author":[{"family":"Mould","given":"Dr"},{"family":"Upton","given":"Rn"}],"issued":{"date-parts":[["2013",4]]}}}],"schema":"https://github.com/citation-style-language/schema/raw/master/csl-citation.json"} </w:instrText>
      </w:r>
      <w:r w:rsidR="005C6666">
        <w:rPr>
          <w:rFonts w:ascii="Arial" w:eastAsia="Times New Roman" w:hAnsi="Arial" w:cs="Arial"/>
          <w:bCs/>
          <w:color w:val="000000"/>
          <w:sz w:val="20"/>
          <w:szCs w:val="20"/>
          <w:lang w:eastAsia="zh-TW"/>
        </w:rPr>
        <w:fldChar w:fldCharType="separate"/>
      </w:r>
      <w:r w:rsidR="00D72230" w:rsidRPr="00D72230">
        <w:rPr>
          <w:rFonts w:ascii="Arial" w:hAnsi="Arial" w:cs="Arial"/>
          <w:color w:val="000000"/>
          <w:sz w:val="20"/>
          <w:vertAlign w:val="superscript"/>
        </w:rPr>
        <w:t>13</w:t>
      </w:r>
      <w:r w:rsidR="005C6666">
        <w:rPr>
          <w:rFonts w:ascii="Arial" w:eastAsia="Times New Roman" w:hAnsi="Arial" w:cs="Arial"/>
          <w:bCs/>
          <w:color w:val="000000"/>
          <w:sz w:val="20"/>
          <w:szCs w:val="20"/>
          <w:lang w:eastAsia="zh-TW"/>
        </w:rPr>
        <w:fldChar w:fldCharType="end"/>
      </w:r>
      <w:r w:rsidR="005C6666">
        <w:rPr>
          <w:rFonts w:ascii="Arial" w:eastAsia="Times New Roman" w:hAnsi="Arial" w:cs="Arial"/>
          <w:bCs/>
          <w:color w:val="000000"/>
          <w:sz w:val="20"/>
          <w:szCs w:val="20"/>
          <w:lang w:eastAsia="zh-TW"/>
        </w:rPr>
        <w:t xml:space="preserve"> </w:t>
      </w:r>
    </w:p>
    <w:p w14:paraId="223700FB" w14:textId="77777777" w:rsidR="00FF6DA4" w:rsidRDefault="00FF6DA4" w:rsidP="00801D45">
      <w:pPr>
        <w:autoSpaceDE w:val="0"/>
        <w:autoSpaceDN w:val="0"/>
        <w:adjustRightInd w:val="0"/>
        <w:spacing w:line="480" w:lineRule="auto"/>
        <w:rPr>
          <w:rFonts w:ascii="Arial" w:eastAsia="Times New Roman" w:hAnsi="Arial" w:cs="Arial"/>
          <w:bCs/>
          <w:color w:val="000000"/>
          <w:sz w:val="20"/>
          <w:szCs w:val="20"/>
          <w:lang w:eastAsia="zh-TW"/>
        </w:rPr>
      </w:pPr>
    </w:p>
    <w:p w14:paraId="1C4A4908" w14:textId="055CE894" w:rsidR="007F546D" w:rsidRPr="00B52A5D" w:rsidRDefault="005C6666" w:rsidP="00801D45">
      <w:pPr>
        <w:autoSpaceDE w:val="0"/>
        <w:autoSpaceDN w:val="0"/>
        <w:adjustRightInd w:val="0"/>
        <w:spacing w:line="480" w:lineRule="auto"/>
        <w:rPr>
          <w:rFonts w:ascii="Arial" w:eastAsia="Times New Roman" w:hAnsi="Arial" w:cs="Arial"/>
          <w:bCs/>
          <w:color w:val="000000"/>
          <w:sz w:val="20"/>
          <w:szCs w:val="20"/>
          <w:lang w:eastAsia="zh-TW"/>
        </w:rPr>
      </w:pPr>
      <w:r>
        <w:rPr>
          <w:rFonts w:ascii="Arial" w:eastAsia="Times New Roman" w:hAnsi="Arial" w:cs="Arial"/>
          <w:bCs/>
          <w:color w:val="000000"/>
          <w:sz w:val="20"/>
          <w:szCs w:val="20"/>
          <w:lang w:eastAsia="zh-TW"/>
        </w:rPr>
        <w:t>Model development was guided by assessment of goodness of fit plots, condition number, and the likelihood ratio test. Simulation based diagnostics (e.g., visual predictive checks [VPCs]</w:t>
      </w:r>
      <w:r w:rsidR="00D268AE">
        <w:rPr>
          <w:rFonts w:ascii="Arial" w:eastAsia="Times New Roman" w:hAnsi="Arial" w:cs="Arial"/>
          <w:bCs/>
          <w:color w:val="000000"/>
          <w:sz w:val="20"/>
          <w:szCs w:val="20"/>
          <w:lang w:eastAsia="zh-TW"/>
        </w:rPr>
        <w:t xml:space="preserve"> and bootstraps</w:t>
      </w:r>
      <w:r>
        <w:rPr>
          <w:rFonts w:ascii="Arial" w:eastAsia="Times New Roman" w:hAnsi="Arial" w:cs="Arial"/>
          <w:bCs/>
          <w:color w:val="000000"/>
          <w:sz w:val="20"/>
          <w:szCs w:val="20"/>
          <w:lang w:eastAsia="zh-TW"/>
        </w:rPr>
        <w:t>) were used for model development and validation.</w:t>
      </w:r>
      <w:r w:rsidR="00FA2A60">
        <w:rPr>
          <w:rFonts w:ascii="Arial" w:eastAsia="Times New Roman" w:hAnsi="Arial" w:cs="Arial"/>
          <w:bCs/>
          <w:color w:val="000000"/>
          <w:sz w:val="20"/>
          <w:szCs w:val="20"/>
          <w:lang w:eastAsia="zh-TW"/>
        </w:rPr>
        <w:t xml:space="preserve"> </w:t>
      </w:r>
    </w:p>
    <w:p w14:paraId="26EFA4B3" w14:textId="2EAFCA8B" w:rsidR="003043FB" w:rsidRDefault="003043FB" w:rsidP="00801D45">
      <w:pPr>
        <w:autoSpaceDE w:val="0"/>
        <w:autoSpaceDN w:val="0"/>
        <w:adjustRightInd w:val="0"/>
        <w:spacing w:line="480" w:lineRule="auto"/>
        <w:rPr>
          <w:rFonts w:ascii="Arial" w:hAnsi="Arial" w:cs="Arial"/>
          <w:sz w:val="20"/>
          <w:szCs w:val="20"/>
        </w:rPr>
      </w:pPr>
    </w:p>
    <w:p w14:paraId="1B55029D" w14:textId="77777777" w:rsidR="00113367" w:rsidRDefault="00113367" w:rsidP="00113367">
      <w:pPr>
        <w:spacing w:line="480" w:lineRule="auto"/>
        <w:rPr>
          <w:rFonts w:ascii="Arial" w:eastAsia="Times New Roman" w:hAnsi="Arial" w:cs="Arial"/>
          <w:b/>
          <w:color w:val="000000"/>
          <w:sz w:val="20"/>
          <w:szCs w:val="20"/>
          <w:lang w:eastAsia="zh-TW"/>
        </w:rPr>
      </w:pPr>
      <w:commentRangeStart w:id="90"/>
      <w:r>
        <w:rPr>
          <w:rFonts w:ascii="Arial" w:eastAsia="Times New Roman" w:hAnsi="Arial" w:cs="Arial"/>
          <w:b/>
          <w:color w:val="000000"/>
          <w:sz w:val="20"/>
          <w:szCs w:val="20"/>
          <w:lang w:eastAsia="zh-TW"/>
        </w:rPr>
        <w:t>Safety Outcomes and Analysis</w:t>
      </w:r>
    </w:p>
    <w:p w14:paraId="4D4EE52C" w14:textId="6F674703" w:rsidR="00113367" w:rsidRPr="00893136" w:rsidRDefault="00113367" w:rsidP="00113367">
      <w:pPr>
        <w:spacing w:line="480" w:lineRule="auto"/>
        <w:rPr>
          <w:rFonts w:ascii="Arial" w:eastAsia="Times New Roman" w:hAnsi="Arial" w:cs="Arial"/>
          <w:bCs/>
          <w:color w:val="000000"/>
          <w:sz w:val="20"/>
          <w:szCs w:val="20"/>
          <w:lang w:eastAsia="zh-TW"/>
        </w:rPr>
      </w:pPr>
      <w:r w:rsidRPr="00893136">
        <w:rPr>
          <w:rFonts w:ascii="Arial" w:eastAsia="Times New Roman" w:hAnsi="Arial" w:cs="Arial"/>
          <w:bCs/>
          <w:color w:val="000000"/>
          <w:sz w:val="20"/>
          <w:szCs w:val="20"/>
          <w:lang w:eastAsia="zh-TW"/>
        </w:rPr>
        <w:t xml:space="preserve">The primary safety outcome in </w:t>
      </w:r>
      <w:r>
        <w:rPr>
          <w:rFonts w:ascii="Arial" w:eastAsia="Times New Roman" w:hAnsi="Arial" w:cs="Arial"/>
          <w:bCs/>
          <w:color w:val="000000"/>
          <w:sz w:val="20"/>
          <w:szCs w:val="20"/>
          <w:lang w:eastAsia="zh-TW"/>
        </w:rPr>
        <w:t>the trial</w:t>
      </w:r>
      <w:r w:rsidRPr="00893136">
        <w:rPr>
          <w:rFonts w:ascii="Arial" w:eastAsia="Times New Roman" w:hAnsi="Arial" w:cs="Arial"/>
          <w:bCs/>
          <w:color w:val="000000"/>
          <w:sz w:val="20"/>
          <w:szCs w:val="20"/>
          <w:lang w:eastAsia="zh-TW"/>
        </w:rPr>
        <w:t xml:space="preserve"> was any grade 3 or higher adverse events during the on-treatment period</w:t>
      </w:r>
      <w:r w:rsidR="00B669C7">
        <w:rPr>
          <w:rFonts w:ascii="Arial" w:eastAsia="Times New Roman" w:hAnsi="Arial" w:cs="Arial"/>
          <w:bCs/>
          <w:color w:val="000000"/>
          <w:sz w:val="20"/>
          <w:szCs w:val="20"/>
          <w:lang w:eastAsia="zh-TW"/>
        </w:rPr>
        <w:t xml:space="preserve">, defined as </w:t>
      </w:r>
      <w:r w:rsidRPr="00893136">
        <w:rPr>
          <w:rFonts w:ascii="Arial" w:eastAsia="Times New Roman" w:hAnsi="Arial" w:cs="Arial"/>
          <w:bCs/>
          <w:color w:val="000000"/>
          <w:sz w:val="20"/>
          <w:szCs w:val="20"/>
          <w:lang w:eastAsia="zh-TW"/>
        </w:rPr>
        <w:t xml:space="preserve">the time during which trial medications </w:t>
      </w:r>
      <w:r w:rsidR="00221646">
        <w:rPr>
          <w:rFonts w:ascii="Arial" w:eastAsia="Times New Roman" w:hAnsi="Arial" w:cs="Arial"/>
          <w:bCs/>
          <w:color w:val="000000"/>
          <w:sz w:val="20"/>
          <w:szCs w:val="20"/>
          <w:lang w:eastAsia="zh-TW"/>
        </w:rPr>
        <w:t xml:space="preserve">were received </w:t>
      </w:r>
      <w:r w:rsidRPr="00893136">
        <w:rPr>
          <w:rFonts w:ascii="Arial" w:eastAsia="Times New Roman" w:hAnsi="Arial" w:cs="Arial"/>
          <w:bCs/>
          <w:color w:val="000000"/>
          <w:sz w:val="20"/>
          <w:szCs w:val="20"/>
          <w:lang w:eastAsia="zh-TW"/>
        </w:rPr>
        <w:t>and up to 14 days after the last dose.</w:t>
      </w:r>
      <w:r w:rsidR="00221646">
        <w:rPr>
          <w:rFonts w:ascii="Arial" w:eastAsia="Times New Roman" w:hAnsi="Arial" w:cs="Arial"/>
          <w:bCs/>
          <w:color w:val="000000"/>
          <w:sz w:val="20"/>
          <w:szCs w:val="20"/>
          <w:lang w:eastAsia="zh-TW"/>
        </w:rPr>
        <w:fldChar w:fldCharType="begin"/>
      </w:r>
      <w:r w:rsidR="00221646">
        <w:rPr>
          <w:rFonts w:ascii="Arial" w:eastAsia="Times New Roman" w:hAnsi="Arial" w:cs="Arial"/>
          <w:bCs/>
          <w:color w:val="000000"/>
          <w:sz w:val="20"/>
          <w:szCs w:val="20"/>
          <w:lang w:eastAsia="zh-TW"/>
        </w:rPr>
        <w:instrText xml:space="preserve"> ADDIN ZOTERO_ITEM CSL_CITATION {"citationID":"bUiEfE7v","properties":{"formattedCitation":"\\super 10,11\\nosupersub{}","plainCitation":"10,11","noteIndex":0},"citationItems":[{"id":116,"uris":["http://zotero.org/users/local/MK42wjil/items/5LFFRRG6"],"itemData":{"id":116,"type":"article-journal","abstract":"BACKGROUND Rifapentine-based regimens have potent antimycobacterial activity that may allow for a shorter course in patients with drug-susceptible pulmonary tuberculosis.\nMETHODS In an open-label, phase 3, randomized, controlled trial involving persons with newly diagnosed pulmonary tuberculosis from 13 countries, we compared two 4-month rifapentine-based regimens with a standard 6-month regimen consisting of rifampin, isoniazid, pyrazinamide, and ethambutol (control) using a noninferiority margin of 6.6 percentage points. In one 4-month regimen, rifampin was replaced with rifapentine; in the other, rifampin was replaced with rifapentine and ethambutol with moxifloxacin. The primary efficacy outcome was survival free of tuberculosis at 12 months. The authors’ full names, academic degrees, and affiliations are listed in the Appendix. Address reprint requests to Dr. Nahid at the UCSF Center for Tuberculosis, University of California, San Francisco, 1001 Potrero Ave. 5K1, San Francisco, CA 94110, or at ­pnahid@­ucsf.­edu. Drs. Dorman, Nahid, and Kurbatova contributed equally to this article. N Engl J Med 2021;384:1705-18. DOI: 10.1056/NEJMoa2033400 Copyright © 2021 Massachusetts Medical Society.\nRESULTS Among 2516 participants who had undergone randomization, 2343 had a culture positive for Mycobacterium tuberculosis that was not resistant to isoniazid, rifampin, or fluoroquinolones (microbiologically eligible population; 768 in the control group, 791 in the rifapentine–moxifloxacin group, and 784 in the rifapentine group), of whom 194 were coinfected with human immunodeficiency virus and 1703 had cavitation on chest radiography. A total of 2234 participants could be assessed for the primary outcome (assessable population; 726 in the control group, 756 in the rifapentine–moxifloxacin group, and 752 in the rifapentine group). Rifapentine with moxifloxacin was noninferior to the control in the microbiologically eligible population (15.5% vs. 14.6% had an unfavorable outcome; difference, 1.0 percentage point; 95% confidence interval [CI], −2.6 to 4.5) and in the assessable population (11.6% vs. 9.6%; difference, 2.0 percentage points; 95% CI, −1.1 to 5.1). Noninferiority was shown in the secondary and sensitivity analyses. Rifapentine without moxifloxacin was not shown to be noninferior to the control in either population (17.7% vs. 14.6% with an unfavorable outcome in the microbiologically eligible population; difference, 3.0 percentage points [95% CI, −0.6 to 6.6]; and 14.2% vs. 9.6% in the assessable population; difference, 4.4 percentage points [95% CI, 1.2 to 7.7]). Adverse events of grade 3 or higher occurred during the on-treatment period in 19.3% of participants in the control group, 18.8% in the rifapentine–moxifloxacin group, and 14.3% in the rifapentine group.\nCONCLUSIONS The efficacy of a 4-month rifapentine-based regimen containing moxifloxacin was noninferior to the standard 6-month regimen in the treatment of tuberculosis. (Funded by the Centers for Disease Control and Prevention and others; Study 31/ A5349 ClinicalTrials.gov number, NCT02410772.)","container-title":"New England Journal of Medicine","DOI":"10.1056/NEJMoa2033400","ISSN":"0028-4793, 1533-4406","issue":"18","journalAbbreviation":"N Engl J Med","language":"en","page":"1705-1718","source":"DOI.org (Crossref)","title":"Four-Month Rifapentine Regimens with or without Moxifloxacin for Tuberculosis","volume":"384","author":[{"family":"Dorman","given":"Susan E."},{"family":"Nahid","given":"Payam"},{"family":"Kurbatova","given":"Ekaterina V."},{"family":"Phillips","given":"Patrick P.J."},{"family":"Bryant","given":"Kia"},{"family":"Dooley","given":"Kelly E."},{"family":"Engle","given":"Melissa"},{"family":"Goldberg","given":"Stefan V."},{"family":"Phan","given":"Ha T.T."},{"family":"Hakim","given":"James"},{"family":"Johnson","given":"John L."},{"family":"Lourens","given":"Madeleine"},{"family":"Martinson","given":"Neil A."},{"family":"Muzanyi","given":"Grace"},{"family":"Narunsky","given":"Kim"},{"family":"Nerette","given":"Sandy"},{"family":"Nguyen","given":"Nhung V."},{"family":"Pham","given":"Thuong H."},{"family":"Pierre","given":"Samuel"},{"family":"Purfield","given":"Anne E."},{"family":"Samaneka","given":"Wadzanai"},{"family":"Savic","given":"Radojka M."},{"family":"Sanne","given":"Ian"},{"family":"Scott","given":"Nigel A."},{"family":"Shenje","given":"Justin"},{"family":"Sizemore","given":"Erin"},{"family":"Vernon","given":"Andrew"},{"family":"Waja","given":"Ziyaad"},{"family":"Weiner","given":"Marc"},{"family":"Swindells","given":"Susan"},{"family":"Chaisson","given":"Richard E."}],"issued":{"date-parts":[["2021",5,6]]}}},{"id":5,"uris":["http://zotero.org/users/local/MK42wjil/items/M655S3LX"],"itemData":{"id":5,"type":"article-journal","abstract":"Introduction: Phase 2 clinical trials of tuberculosis treatment have shown that once-daily regimens in which rifampin is replaced by high dose rifapentine have potent antimicrobial activity that may be su</w:instrText>
      </w:r>
      <w:r w:rsidR="00221646">
        <w:rPr>
          <w:rFonts w:ascii="Cambria Math" w:eastAsia="Times New Roman" w:hAnsi="Cambria Math" w:cs="Cambria Math"/>
          <w:bCs/>
          <w:color w:val="000000"/>
          <w:sz w:val="20"/>
          <w:szCs w:val="20"/>
          <w:lang w:eastAsia="zh-TW"/>
        </w:rPr>
        <w:instrText>ﬃ</w:instrText>
      </w:r>
      <w:r w:rsidR="00221646">
        <w:rPr>
          <w:rFonts w:ascii="Arial" w:eastAsia="Times New Roman" w:hAnsi="Arial" w:cs="Arial"/>
          <w:bCs/>
          <w:color w:val="000000"/>
          <w:sz w:val="20"/>
          <w:szCs w:val="20"/>
          <w:lang w:eastAsia="zh-TW"/>
        </w:rPr>
        <w:instrText xml:space="preserve">cient to shorten overall treatment duration. Herein we describe the design of an ongoing phase 3 clinical trial testing the hypothesis that once-daily regimens containing high dose rifapentine in combination with other anti-tuberculosis drugs administered for four months can achieve cure rates not worse than the conventional six-month treatment regimen.","container-title":"Contemporary Clinical Trials","DOI":"10.1016/j.cct.2020.105938","ISSN":"15517144","journalAbbreviation":"Contemporary Clinical Trials","language":"en","page":"105938","source":"DOI.org (Crossref)","title":"High-dose rifapentine with or without moxifloxacin for shortening treatment of pulmonary tuberculosis: Study protocol for TBTC study 31/ACTG A5349 phase 3 clinical trial","title-short":"High-dose rifapentine with or without moxifloxacin for shortening treatment of pulmonary tuberculosis","volume":"90","author":[{"family":"Dorman","given":"Susan E."},{"family":"Nahid","given":"Payam"},{"family":"Kurbatova","given":"Ekaterina V."},{"family":"Goldberg","given":"Stefan V."},{"family":"Bozeman","given":"Lorna"},{"family":"Burman","given":"William J."},{"family":"Chang","given":"Kwok-Chiu"},{"family":"Chen","given":"Michael"},{"family":"Cotton","given":"Mark"},{"family":"Dooley","given":"Kelly E."},{"family":"Engle","given":"Melissa"},{"family":"Feng","given":"Pei-Jean"},{"family":"Fletcher","given":"Courtney V."},{"family":"Ha","given":"Phan"},{"family":"Heilig","given":"Charles M."},{"family":"Johnson","given":"John L."},{"family":"Lessem","given":"Erica"},{"family":"Metchock","given":"Beverly"},{"family":"Miro","given":"Jose M."},{"family":"Nhung","given":"Nguyen Viet"},{"family":"Pettit","given":"April C."},{"family":"Phillips","given":"Patrick P.J."},{"family":"Podany","given":"Anthony T."},{"family":"Purfield","given":"Anne E."},{"family":"Robergeau","given":"Kathleen"},{"family":"Samaneka","given":"Wadzanai"},{"family":"Scott","given":"Nigel A."},{"family":"Sizemore","given":"Erin"},{"family":"Vernon","given":"Andrew"},{"family":"Weiner","given":"Marc"},{"family":"Swindells","given":"Susan"},{"family":"Chaisson","given":"Richard E."}],"issued":{"date-parts":[["2020",3]]}}}],"schema":"https://github.com/citation-style-language/schema/raw/master/csl-citation.json"} </w:instrText>
      </w:r>
      <w:r w:rsidR="00221646">
        <w:rPr>
          <w:rFonts w:ascii="Arial" w:eastAsia="Times New Roman" w:hAnsi="Arial" w:cs="Arial"/>
          <w:bCs/>
          <w:color w:val="000000"/>
          <w:sz w:val="20"/>
          <w:szCs w:val="20"/>
          <w:lang w:eastAsia="zh-TW"/>
        </w:rPr>
        <w:fldChar w:fldCharType="separate"/>
      </w:r>
      <w:r w:rsidR="00221646" w:rsidRPr="00517EA4">
        <w:rPr>
          <w:rFonts w:ascii="Arial" w:hAnsi="Arial" w:cs="Arial"/>
          <w:color w:val="000000"/>
          <w:sz w:val="20"/>
          <w:vertAlign w:val="superscript"/>
        </w:rPr>
        <w:t>10,11</w:t>
      </w:r>
      <w:r w:rsidR="00221646">
        <w:rPr>
          <w:rFonts w:ascii="Arial" w:eastAsia="Times New Roman" w:hAnsi="Arial" w:cs="Arial"/>
          <w:bCs/>
          <w:color w:val="000000"/>
          <w:sz w:val="20"/>
          <w:szCs w:val="20"/>
          <w:lang w:eastAsia="zh-TW"/>
        </w:rPr>
        <w:fldChar w:fldCharType="end"/>
      </w:r>
      <w:r w:rsidRPr="00893136">
        <w:rPr>
          <w:rFonts w:ascii="Arial" w:eastAsia="Times New Roman" w:hAnsi="Arial" w:cs="Arial"/>
          <w:bCs/>
          <w:color w:val="000000"/>
          <w:sz w:val="20"/>
          <w:szCs w:val="20"/>
          <w:lang w:eastAsia="zh-TW"/>
        </w:rPr>
        <w:t xml:space="preserve"> Additional analyses were performed </w:t>
      </w:r>
      <w:r w:rsidR="00B451B5">
        <w:rPr>
          <w:rFonts w:ascii="Arial" w:eastAsia="Times New Roman" w:hAnsi="Arial" w:cs="Arial"/>
          <w:bCs/>
          <w:color w:val="000000"/>
          <w:sz w:val="20"/>
          <w:szCs w:val="20"/>
          <w:lang w:eastAsia="zh-TW"/>
        </w:rPr>
        <w:t>for:</w:t>
      </w:r>
      <w:r w:rsidRPr="00893136">
        <w:rPr>
          <w:rFonts w:ascii="Arial" w:eastAsia="Times New Roman" w:hAnsi="Arial" w:cs="Arial"/>
          <w:bCs/>
          <w:color w:val="000000"/>
          <w:sz w:val="20"/>
          <w:szCs w:val="20"/>
          <w:lang w:eastAsia="zh-TW"/>
        </w:rPr>
        <w:t xml:space="preserve"> </w:t>
      </w:r>
      <w:r w:rsidR="00B451B5">
        <w:rPr>
          <w:rFonts w:ascii="Arial" w:eastAsia="Times New Roman" w:hAnsi="Arial" w:cs="Arial"/>
          <w:bCs/>
          <w:color w:val="000000"/>
          <w:sz w:val="20"/>
          <w:szCs w:val="20"/>
          <w:lang w:eastAsia="zh-TW"/>
        </w:rPr>
        <w:t xml:space="preserve">(i) </w:t>
      </w:r>
      <w:r w:rsidRPr="00893136">
        <w:rPr>
          <w:rFonts w:ascii="Arial" w:eastAsia="Times New Roman" w:hAnsi="Arial" w:cs="Arial"/>
          <w:bCs/>
          <w:color w:val="000000"/>
          <w:sz w:val="20"/>
          <w:szCs w:val="20"/>
          <w:lang w:eastAsia="zh-TW"/>
        </w:rPr>
        <w:t xml:space="preserve">treatment related grade 3 or higher adverse events, </w:t>
      </w:r>
      <w:r w:rsidR="00B451B5">
        <w:rPr>
          <w:rFonts w:ascii="Arial" w:eastAsia="Times New Roman" w:hAnsi="Arial" w:cs="Arial"/>
          <w:bCs/>
          <w:color w:val="000000"/>
          <w:sz w:val="20"/>
          <w:szCs w:val="20"/>
          <w:lang w:eastAsia="zh-TW"/>
        </w:rPr>
        <w:t xml:space="preserve">(ii) </w:t>
      </w:r>
      <w:r w:rsidR="009742F5" w:rsidRPr="00893136">
        <w:rPr>
          <w:rFonts w:ascii="Arial" w:eastAsia="Times New Roman" w:hAnsi="Arial" w:cs="Arial"/>
          <w:bCs/>
          <w:color w:val="000000"/>
          <w:sz w:val="20"/>
          <w:szCs w:val="20"/>
          <w:lang w:eastAsia="zh-TW"/>
        </w:rPr>
        <w:t>se</w:t>
      </w:r>
      <w:r w:rsidR="009742F5">
        <w:rPr>
          <w:rFonts w:ascii="Arial" w:eastAsia="Times New Roman" w:hAnsi="Arial" w:cs="Arial"/>
          <w:bCs/>
          <w:color w:val="000000"/>
          <w:sz w:val="20"/>
          <w:szCs w:val="20"/>
          <w:lang w:eastAsia="zh-TW"/>
        </w:rPr>
        <w:t>rious</w:t>
      </w:r>
      <w:r w:rsidR="009742F5" w:rsidRPr="00893136">
        <w:rPr>
          <w:rFonts w:ascii="Arial" w:eastAsia="Times New Roman" w:hAnsi="Arial" w:cs="Arial"/>
          <w:bCs/>
          <w:color w:val="000000"/>
          <w:sz w:val="20"/>
          <w:szCs w:val="20"/>
          <w:lang w:eastAsia="zh-TW"/>
        </w:rPr>
        <w:t xml:space="preserve"> </w:t>
      </w:r>
      <w:r w:rsidRPr="00893136">
        <w:rPr>
          <w:rFonts w:ascii="Arial" w:eastAsia="Times New Roman" w:hAnsi="Arial" w:cs="Arial"/>
          <w:bCs/>
          <w:color w:val="000000"/>
          <w:sz w:val="20"/>
          <w:szCs w:val="20"/>
          <w:lang w:eastAsia="zh-TW"/>
        </w:rPr>
        <w:t xml:space="preserve">adverse events, </w:t>
      </w:r>
      <w:r w:rsidR="00B451B5">
        <w:rPr>
          <w:rFonts w:ascii="Arial" w:eastAsia="Times New Roman" w:hAnsi="Arial" w:cs="Arial"/>
          <w:bCs/>
          <w:color w:val="000000"/>
          <w:sz w:val="20"/>
          <w:szCs w:val="20"/>
          <w:lang w:eastAsia="zh-TW"/>
        </w:rPr>
        <w:t xml:space="preserve">(iii) </w:t>
      </w:r>
      <w:r w:rsidR="00783F2F">
        <w:rPr>
          <w:rFonts w:ascii="Arial" w:eastAsia="Times New Roman" w:hAnsi="Arial" w:cs="Arial"/>
          <w:bCs/>
          <w:color w:val="000000"/>
          <w:sz w:val="20"/>
          <w:szCs w:val="20"/>
          <w:lang w:eastAsia="zh-TW"/>
        </w:rPr>
        <w:t xml:space="preserve">premature </w:t>
      </w:r>
      <w:r w:rsidR="00783F2F" w:rsidRPr="00113367">
        <w:rPr>
          <w:rFonts w:ascii="Arial" w:eastAsia="Times New Roman" w:hAnsi="Arial" w:cs="Arial"/>
          <w:bCs/>
          <w:color w:val="000000"/>
          <w:sz w:val="20"/>
          <w:szCs w:val="20"/>
          <w:lang w:eastAsia="zh-TW"/>
        </w:rPr>
        <w:t>discontinuation of the assigned treatment for any reason other than microbiological ineligibility</w:t>
      </w:r>
      <w:r w:rsidRPr="00893136">
        <w:rPr>
          <w:rFonts w:ascii="Arial" w:eastAsia="Times New Roman" w:hAnsi="Arial" w:cs="Arial"/>
          <w:bCs/>
          <w:color w:val="000000"/>
          <w:sz w:val="20"/>
          <w:szCs w:val="20"/>
          <w:lang w:eastAsia="zh-TW"/>
        </w:rPr>
        <w:t xml:space="preserve">, </w:t>
      </w:r>
      <w:r w:rsidR="00B451B5">
        <w:rPr>
          <w:rFonts w:ascii="Arial" w:eastAsia="Times New Roman" w:hAnsi="Arial" w:cs="Arial"/>
          <w:bCs/>
          <w:color w:val="000000"/>
          <w:sz w:val="20"/>
          <w:szCs w:val="20"/>
          <w:lang w:eastAsia="zh-TW"/>
        </w:rPr>
        <w:t xml:space="preserve">(iv) </w:t>
      </w:r>
      <w:r w:rsidRPr="00893136">
        <w:rPr>
          <w:rFonts w:ascii="Arial" w:eastAsia="Times New Roman" w:hAnsi="Arial" w:cs="Arial"/>
          <w:bCs/>
          <w:color w:val="000000"/>
          <w:sz w:val="20"/>
          <w:szCs w:val="20"/>
          <w:lang w:eastAsia="zh-TW"/>
        </w:rPr>
        <w:t>death</w:t>
      </w:r>
      <w:r w:rsidR="006A098D">
        <w:rPr>
          <w:rFonts w:ascii="Arial" w:eastAsia="Times New Roman" w:hAnsi="Arial" w:cs="Arial"/>
          <w:bCs/>
          <w:color w:val="000000"/>
          <w:sz w:val="20"/>
          <w:szCs w:val="20"/>
          <w:lang w:eastAsia="zh-TW"/>
        </w:rPr>
        <w:t xml:space="preserve">, (v) 3x and 5x upper limit of normal </w:t>
      </w:r>
      <w:r w:rsidR="00221646">
        <w:rPr>
          <w:rFonts w:ascii="Arial" w:eastAsia="Times New Roman" w:hAnsi="Arial" w:cs="Arial"/>
          <w:bCs/>
          <w:color w:val="000000"/>
          <w:sz w:val="20"/>
          <w:szCs w:val="20"/>
          <w:lang w:eastAsia="zh-TW"/>
        </w:rPr>
        <w:t xml:space="preserve">bilirubin, </w:t>
      </w:r>
      <w:r w:rsidR="006A098D">
        <w:rPr>
          <w:rFonts w:ascii="Arial" w:eastAsia="Times New Roman" w:hAnsi="Arial" w:cs="Arial"/>
          <w:bCs/>
          <w:color w:val="000000"/>
          <w:sz w:val="20"/>
          <w:szCs w:val="20"/>
          <w:lang w:eastAsia="zh-TW"/>
        </w:rPr>
        <w:t>alanine transaminase</w:t>
      </w:r>
      <w:r w:rsidR="00221646">
        <w:rPr>
          <w:rFonts w:ascii="Arial" w:eastAsia="Times New Roman" w:hAnsi="Arial" w:cs="Arial"/>
          <w:bCs/>
          <w:color w:val="000000"/>
          <w:sz w:val="20"/>
          <w:szCs w:val="20"/>
          <w:lang w:eastAsia="zh-TW"/>
        </w:rPr>
        <w:t>,</w:t>
      </w:r>
      <w:r w:rsidR="006A098D">
        <w:rPr>
          <w:rFonts w:ascii="Arial" w:eastAsia="Times New Roman" w:hAnsi="Arial" w:cs="Arial"/>
          <w:bCs/>
          <w:color w:val="000000"/>
          <w:sz w:val="20"/>
          <w:szCs w:val="20"/>
          <w:lang w:eastAsia="zh-TW"/>
        </w:rPr>
        <w:t xml:space="preserve"> and aspartate transaminase levels, </w:t>
      </w:r>
      <w:r w:rsidR="00221646">
        <w:rPr>
          <w:rFonts w:ascii="Arial" w:eastAsia="Times New Roman" w:hAnsi="Arial" w:cs="Arial"/>
          <w:bCs/>
          <w:color w:val="000000"/>
          <w:sz w:val="20"/>
          <w:szCs w:val="20"/>
          <w:lang w:eastAsia="zh-TW"/>
        </w:rPr>
        <w:t>(vi) Hy’s law criteria</w:t>
      </w:r>
      <w:r w:rsidR="00221646">
        <w:rPr>
          <w:rFonts w:ascii="Arial" w:eastAsia="Times New Roman" w:hAnsi="Arial" w:cs="Arial"/>
          <w:bCs/>
          <w:color w:val="000000"/>
          <w:sz w:val="20"/>
          <w:szCs w:val="20"/>
          <w:lang w:eastAsia="zh-TW"/>
        </w:rPr>
        <w:fldChar w:fldCharType="begin"/>
      </w:r>
      <w:r w:rsidR="00221646">
        <w:rPr>
          <w:rFonts w:ascii="Arial" w:eastAsia="Times New Roman" w:hAnsi="Arial" w:cs="Arial"/>
          <w:bCs/>
          <w:color w:val="000000"/>
          <w:sz w:val="20"/>
          <w:szCs w:val="20"/>
          <w:lang w:eastAsia="zh-TW"/>
        </w:rPr>
        <w:instrText xml:space="preserve"> ADDIN ZOTERO_ITEM CSL_CITATION {"citationID":"P07jpiQc","properties":{"formattedCitation":"\\super 14\\nosupersub{}","plainCitation":"14","noteIndex":0},"citationItems":[{"id":346,"uris":["http://zotero.org/users/local/MK42wjil/items/IQM2VA6Z"],"itemData":{"id":346,"type":"article-journal","container-title":"Hepatology","DOI":"10.1002/hep.20081","ISSN":"1527-3350","issue":"2","language":"en","note":"_eprint: https://onlinelibrary.wiley.com/doi/pdf/10.1002/hep.20081","page":"574-578","source":"Wiley Online Library","title":"Hy's law","volume":"39","author":[{"family":"Reuben","given":"Adrian"}],"issued":{"date-parts":[["2004"]]}}}],"schema":"https://github.com/citation-style-language/schema/raw/master/csl-citation.json"} </w:instrText>
      </w:r>
      <w:r w:rsidR="00221646">
        <w:rPr>
          <w:rFonts w:ascii="Arial" w:eastAsia="Times New Roman" w:hAnsi="Arial" w:cs="Arial"/>
          <w:bCs/>
          <w:color w:val="000000"/>
          <w:sz w:val="20"/>
          <w:szCs w:val="20"/>
          <w:lang w:eastAsia="zh-TW"/>
        </w:rPr>
        <w:fldChar w:fldCharType="separate"/>
      </w:r>
      <w:r w:rsidR="00221646" w:rsidRPr="00221646">
        <w:rPr>
          <w:rFonts w:ascii="Arial" w:hAnsi="Arial" w:cs="Arial"/>
          <w:color w:val="000000"/>
          <w:sz w:val="20"/>
          <w:vertAlign w:val="superscript"/>
        </w:rPr>
        <w:t>14</w:t>
      </w:r>
      <w:r w:rsidR="00221646">
        <w:rPr>
          <w:rFonts w:ascii="Arial" w:eastAsia="Times New Roman" w:hAnsi="Arial" w:cs="Arial"/>
          <w:bCs/>
          <w:color w:val="000000"/>
          <w:sz w:val="20"/>
          <w:szCs w:val="20"/>
          <w:lang w:eastAsia="zh-TW"/>
        </w:rPr>
        <w:fldChar w:fldCharType="end"/>
      </w:r>
      <w:r w:rsidR="00221646">
        <w:rPr>
          <w:rFonts w:ascii="Arial" w:eastAsia="Times New Roman" w:hAnsi="Arial" w:cs="Arial"/>
          <w:bCs/>
          <w:color w:val="000000"/>
          <w:sz w:val="20"/>
          <w:szCs w:val="20"/>
          <w:lang w:eastAsia="zh-TW"/>
        </w:rPr>
        <w:t>, (</w:t>
      </w:r>
      <w:r w:rsidR="006A098D">
        <w:rPr>
          <w:rFonts w:ascii="Arial" w:eastAsia="Times New Roman" w:hAnsi="Arial" w:cs="Arial"/>
          <w:bCs/>
          <w:color w:val="000000"/>
          <w:sz w:val="20"/>
          <w:szCs w:val="20"/>
          <w:lang w:eastAsia="zh-TW"/>
        </w:rPr>
        <w:t>v</w:t>
      </w:r>
      <w:r w:rsidR="00221646">
        <w:rPr>
          <w:rFonts w:ascii="Arial" w:eastAsia="Times New Roman" w:hAnsi="Arial" w:cs="Arial"/>
          <w:bCs/>
          <w:color w:val="000000"/>
          <w:sz w:val="20"/>
          <w:szCs w:val="20"/>
          <w:lang w:eastAsia="zh-TW"/>
        </w:rPr>
        <w:t>i</w:t>
      </w:r>
      <w:r w:rsidR="006A098D">
        <w:rPr>
          <w:rFonts w:ascii="Arial" w:eastAsia="Times New Roman" w:hAnsi="Arial" w:cs="Arial"/>
          <w:bCs/>
          <w:color w:val="000000"/>
          <w:sz w:val="20"/>
          <w:szCs w:val="20"/>
          <w:lang w:eastAsia="zh-TW"/>
        </w:rPr>
        <w:t>i) grade 3 or above neutropenia</w:t>
      </w:r>
      <w:r w:rsidR="00221646">
        <w:rPr>
          <w:rFonts w:ascii="Arial" w:eastAsia="Times New Roman" w:hAnsi="Arial" w:cs="Arial"/>
          <w:bCs/>
          <w:color w:val="000000"/>
          <w:sz w:val="20"/>
          <w:szCs w:val="20"/>
          <w:lang w:eastAsia="zh-TW"/>
        </w:rPr>
        <w:t>.</w:t>
      </w:r>
      <w:r w:rsidR="006A098D">
        <w:rPr>
          <w:rFonts w:ascii="Arial" w:eastAsia="Times New Roman" w:hAnsi="Arial" w:cs="Arial"/>
          <w:bCs/>
          <w:color w:val="000000"/>
          <w:sz w:val="20"/>
          <w:szCs w:val="20"/>
          <w:lang w:eastAsia="zh-TW"/>
        </w:rPr>
        <w:fldChar w:fldCharType="begin"/>
      </w:r>
      <w:r w:rsidR="00221646">
        <w:rPr>
          <w:rFonts w:ascii="Arial" w:eastAsia="Times New Roman" w:hAnsi="Arial" w:cs="Arial"/>
          <w:bCs/>
          <w:color w:val="000000"/>
          <w:sz w:val="20"/>
          <w:szCs w:val="20"/>
          <w:lang w:eastAsia="zh-TW"/>
        </w:rPr>
        <w:instrText xml:space="preserve"> ADDIN ZOTERO_ITEM CSL_CITATION {"citationID":"1GmWGEnh","properties":{"formattedCitation":"\\super 15,16\\nosupersub{}","plainCitation":"15,16","noteIndex":0},"citationItems":[{"id":283,"uris":["http://zotero.org/users/local/MK42wjil/items/B3HP344Y"],"itemData":{"id":283,"type":"document","title":"Rifapentine (Priftin) [package insert]. Kansas City, KA: Hoechst Mar- ion Roussel, 1998."}},{"id":285,"uris":["http://zotero.org/users/local/MK42wjil/items/LNY8M852"],"itemData":{"id":285,"type":"article-journal","container-title":"Clinical Infectious Diseases","DOI":"10.1086/508278","ISSN":"1058-4838, 1537-6591","issue":"11","journalAbbreviation":"Clinical Infectious Diseases","language":"en","page":"1468-1475","source":"DOI.org (Crossref)","title":"Rifapentine for the Treatment of Pulmonary Tuberculosis","volume":"43","author":[{"family":"Munsiff","given":"S. S."},{"family":"Kambili","given":"C."},{"family":"Ahuja","given":"S. D."}],"issued":{"date-parts":[["2006",12,1]]}}}],"schema":"https://github.com/citation-style-language/schema/raw/master/csl-citation.json"} </w:instrText>
      </w:r>
      <w:r w:rsidR="006A098D">
        <w:rPr>
          <w:rFonts w:ascii="Arial" w:eastAsia="Times New Roman" w:hAnsi="Arial" w:cs="Arial"/>
          <w:bCs/>
          <w:color w:val="000000"/>
          <w:sz w:val="20"/>
          <w:szCs w:val="20"/>
          <w:lang w:eastAsia="zh-TW"/>
        </w:rPr>
        <w:fldChar w:fldCharType="separate"/>
      </w:r>
      <w:r w:rsidR="00221646" w:rsidRPr="00221646">
        <w:rPr>
          <w:rFonts w:ascii="Arial" w:hAnsi="Arial" w:cs="Arial"/>
          <w:color w:val="000000"/>
          <w:sz w:val="20"/>
          <w:vertAlign w:val="superscript"/>
        </w:rPr>
        <w:t>15,16</w:t>
      </w:r>
      <w:r w:rsidR="006A098D">
        <w:rPr>
          <w:rFonts w:ascii="Arial" w:eastAsia="Times New Roman" w:hAnsi="Arial" w:cs="Arial"/>
          <w:bCs/>
          <w:color w:val="000000"/>
          <w:sz w:val="20"/>
          <w:szCs w:val="20"/>
          <w:lang w:eastAsia="zh-TW"/>
        </w:rPr>
        <w:fldChar w:fldCharType="end"/>
      </w:r>
      <w:r>
        <w:rPr>
          <w:rFonts w:ascii="Arial" w:eastAsia="Times New Roman" w:hAnsi="Arial" w:cs="Arial"/>
          <w:bCs/>
          <w:color w:val="000000"/>
          <w:sz w:val="20"/>
          <w:szCs w:val="20"/>
          <w:lang w:eastAsia="zh-TW"/>
        </w:rPr>
        <w:t xml:space="preserve"> Rifapentine AUC</w:t>
      </w:r>
      <w:r w:rsidR="00B709D6">
        <w:rPr>
          <w:rFonts w:ascii="Arial" w:eastAsia="Times New Roman" w:hAnsi="Arial" w:cs="Arial"/>
          <w:bCs/>
          <w:color w:val="000000"/>
          <w:sz w:val="20"/>
          <w:szCs w:val="20"/>
          <w:vertAlign w:val="subscript"/>
          <w:lang w:eastAsia="zh-TW"/>
        </w:rPr>
        <w:t>0-24h</w:t>
      </w:r>
      <w:r w:rsidR="00B669C7">
        <w:rPr>
          <w:rFonts w:ascii="Arial" w:eastAsia="Times New Roman" w:hAnsi="Arial" w:cs="Arial"/>
          <w:bCs/>
          <w:color w:val="000000"/>
          <w:sz w:val="20"/>
          <w:szCs w:val="20"/>
          <w:vertAlign w:val="subscript"/>
          <w:lang w:eastAsia="zh-TW"/>
        </w:rPr>
        <w:t>,ss</w:t>
      </w:r>
      <w:r>
        <w:rPr>
          <w:rFonts w:ascii="Arial" w:eastAsia="Times New Roman" w:hAnsi="Arial" w:cs="Arial"/>
          <w:bCs/>
          <w:color w:val="000000"/>
          <w:sz w:val="20"/>
          <w:szCs w:val="20"/>
          <w:lang w:eastAsia="zh-TW"/>
        </w:rPr>
        <w:t xml:space="preserve"> and </w:t>
      </w:r>
      <w:r w:rsidR="008B76E4">
        <w:rPr>
          <w:rFonts w:ascii="Arial" w:eastAsia="Times New Roman" w:hAnsi="Arial" w:cs="Arial"/>
          <w:bCs/>
          <w:color w:val="000000"/>
          <w:sz w:val="20"/>
          <w:szCs w:val="20"/>
          <w:lang w:eastAsia="zh-TW"/>
        </w:rPr>
        <w:t>maximal plasma concentration (</w:t>
      </w:r>
      <w:r>
        <w:rPr>
          <w:rFonts w:ascii="Arial" w:eastAsia="Times New Roman" w:hAnsi="Arial" w:cs="Arial"/>
          <w:bCs/>
          <w:color w:val="000000"/>
          <w:sz w:val="20"/>
          <w:szCs w:val="20"/>
          <w:lang w:eastAsia="zh-TW"/>
        </w:rPr>
        <w:t>C</w:t>
      </w:r>
      <w:r>
        <w:rPr>
          <w:rFonts w:ascii="Arial" w:eastAsia="Times New Roman" w:hAnsi="Arial" w:cs="Arial"/>
          <w:bCs/>
          <w:color w:val="000000"/>
          <w:sz w:val="20"/>
          <w:szCs w:val="20"/>
          <w:vertAlign w:val="subscript"/>
          <w:lang w:eastAsia="zh-TW"/>
        </w:rPr>
        <w:t>max</w:t>
      </w:r>
      <w:r w:rsidR="008B76E4">
        <w:rPr>
          <w:rFonts w:ascii="Arial" w:eastAsia="Times New Roman" w:hAnsi="Arial" w:cs="Arial"/>
          <w:bCs/>
          <w:color w:val="000000"/>
          <w:sz w:val="20"/>
          <w:szCs w:val="20"/>
          <w:lang w:eastAsia="zh-TW"/>
        </w:rPr>
        <w:t xml:space="preserve">) </w:t>
      </w:r>
      <w:r>
        <w:rPr>
          <w:rFonts w:ascii="Arial" w:eastAsia="Times New Roman" w:hAnsi="Arial" w:cs="Arial"/>
          <w:bCs/>
          <w:color w:val="000000"/>
          <w:sz w:val="20"/>
          <w:szCs w:val="20"/>
          <w:lang w:eastAsia="zh-TW"/>
        </w:rPr>
        <w:t xml:space="preserve">were analyzed </w:t>
      </w:r>
      <w:r w:rsidR="00B709D6">
        <w:rPr>
          <w:rFonts w:ascii="Arial" w:eastAsia="Times New Roman" w:hAnsi="Arial" w:cs="Arial"/>
          <w:bCs/>
          <w:color w:val="000000"/>
          <w:sz w:val="20"/>
          <w:szCs w:val="20"/>
          <w:lang w:eastAsia="zh-TW"/>
        </w:rPr>
        <w:t>with</w:t>
      </w:r>
      <w:r>
        <w:rPr>
          <w:rFonts w:ascii="Arial" w:eastAsia="Times New Roman" w:hAnsi="Arial" w:cs="Arial"/>
          <w:bCs/>
          <w:color w:val="000000"/>
          <w:sz w:val="20"/>
          <w:szCs w:val="20"/>
          <w:lang w:eastAsia="zh-TW"/>
        </w:rPr>
        <w:t xml:space="preserve"> independent </w:t>
      </w:r>
      <w:commentRangeStart w:id="91"/>
      <w:r>
        <w:rPr>
          <w:rFonts w:ascii="Arial" w:eastAsia="Times New Roman" w:hAnsi="Arial" w:cs="Arial"/>
          <w:bCs/>
          <w:color w:val="000000"/>
          <w:sz w:val="20"/>
          <w:szCs w:val="20"/>
          <w:lang w:eastAsia="zh-TW"/>
        </w:rPr>
        <w:t xml:space="preserve">logistic </w:t>
      </w:r>
      <w:del w:id="92" w:author="Chang, Vincent" w:date="2023-01-17T11:08:00Z">
        <w:r>
          <w:rPr>
            <w:rFonts w:ascii="Arial" w:eastAsia="Times New Roman" w:hAnsi="Arial" w:cs="Arial"/>
            <w:bCs/>
            <w:color w:val="000000"/>
            <w:sz w:val="20"/>
            <w:szCs w:val="20"/>
            <w:lang w:eastAsia="zh-TW"/>
          </w:rPr>
          <w:delText xml:space="preserve">regressions </w:delText>
        </w:r>
        <w:commentRangeEnd w:id="91"/>
        <w:r w:rsidR="002274E2">
          <w:rPr>
            <w:rStyle w:val="CommentReference"/>
          </w:rPr>
          <w:commentReference w:id="91"/>
        </w:r>
      </w:del>
      <w:ins w:id="93" w:author="Chang, Vincent" w:date="2023-01-17T11:08:00Z">
        <w:r>
          <w:rPr>
            <w:rFonts w:ascii="Arial" w:eastAsia="Times New Roman" w:hAnsi="Arial" w:cs="Arial"/>
            <w:bCs/>
            <w:color w:val="000000"/>
            <w:sz w:val="20"/>
            <w:szCs w:val="20"/>
            <w:lang w:eastAsia="zh-TW"/>
          </w:rPr>
          <w:t>regression</w:t>
        </w:r>
        <w:r w:rsidR="009D78C7">
          <w:rPr>
            <w:rFonts w:ascii="Arial" w:eastAsia="Times New Roman" w:hAnsi="Arial" w:cs="Arial"/>
            <w:bCs/>
            <w:color w:val="000000"/>
            <w:sz w:val="20"/>
            <w:szCs w:val="20"/>
            <w:lang w:eastAsia="zh-TW"/>
          </w:rPr>
          <w:t xml:space="preserve"> models</w:t>
        </w:r>
        <w:r>
          <w:rPr>
            <w:rFonts w:ascii="Arial" w:eastAsia="Times New Roman" w:hAnsi="Arial" w:cs="Arial"/>
            <w:bCs/>
            <w:color w:val="000000"/>
            <w:sz w:val="20"/>
            <w:szCs w:val="20"/>
            <w:lang w:eastAsia="zh-TW"/>
          </w:rPr>
          <w:t xml:space="preserve"> </w:t>
        </w:r>
      </w:ins>
      <w:r w:rsidR="00221646">
        <w:rPr>
          <w:rFonts w:ascii="Arial" w:eastAsia="Times New Roman" w:hAnsi="Arial" w:cs="Arial"/>
          <w:bCs/>
          <w:color w:val="000000"/>
          <w:sz w:val="20"/>
          <w:szCs w:val="20"/>
          <w:lang w:eastAsia="zh-TW"/>
        </w:rPr>
        <w:t>for each</w:t>
      </w:r>
      <w:r>
        <w:rPr>
          <w:rFonts w:ascii="Arial" w:eastAsia="Times New Roman" w:hAnsi="Arial" w:cs="Arial"/>
          <w:bCs/>
          <w:color w:val="000000"/>
          <w:sz w:val="20"/>
          <w:szCs w:val="20"/>
          <w:lang w:eastAsia="zh-TW"/>
        </w:rPr>
        <w:t xml:space="preserve"> safety outcomes </w:t>
      </w:r>
      <w:r w:rsidR="00DC7AAB">
        <w:rPr>
          <w:rFonts w:ascii="Arial" w:eastAsia="Times New Roman" w:hAnsi="Arial" w:cs="Arial"/>
          <w:bCs/>
          <w:color w:val="000000"/>
          <w:sz w:val="20"/>
          <w:szCs w:val="20"/>
          <w:lang w:eastAsia="zh-TW"/>
        </w:rPr>
        <w:t xml:space="preserve">with significance level </w:t>
      </w:r>
      <w:r w:rsidR="007137E3">
        <w:rPr>
          <w:rFonts w:ascii="Arial" w:eastAsia="Times New Roman" w:hAnsi="Arial" w:cs="Arial"/>
          <w:bCs/>
          <w:color w:val="000000"/>
          <w:sz w:val="20"/>
          <w:szCs w:val="20"/>
          <w:lang w:eastAsia="zh-TW"/>
        </w:rPr>
        <w:t>ɑ=0.05</w:t>
      </w:r>
      <w:r>
        <w:rPr>
          <w:rFonts w:ascii="Arial" w:eastAsia="Times New Roman" w:hAnsi="Arial" w:cs="Arial"/>
          <w:bCs/>
          <w:color w:val="000000"/>
          <w:sz w:val="20"/>
          <w:szCs w:val="20"/>
          <w:lang w:eastAsia="zh-TW"/>
        </w:rPr>
        <w:t xml:space="preserve">. </w:t>
      </w:r>
      <w:r w:rsidR="00A25CA5">
        <w:rPr>
          <w:rFonts w:ascii="Arial" w:eastAsia="Times New Roman" w:hAnsi="Arial" w:cs="Arial"/>
          <w:bCs/>
          <w:color w:val="000000"/>
          <w:sz w:val="20"/>
          <w:szCs w:val="20"/>
          <w:lang w:eastAsia="zh-TW"/>
        </w:rPr>
        <w:t>Unadjusted and adjusted (for regimen, age, sex, African</w:t>
      </w:r>
      <w:r w:rsidR="00221646">
        <w:rPr>
          <w:rFonts w:ascii="Arial" w:eastAsia="Times New Roman" w:hAnsi="Arial" w:cs="Arial"/>
          <w:bCs/>
          <w:color w:val="000000"/>
          <w:sz w:val="20"/>
          <w:szCs w:val="20"/>
          <w:lang w:eastAsia="zh-TW"/>
        </w:rPr>
        <w:t>/</w:t>
      </w:r>
      <w:r w:rsidR="00A25CA5">
        <w:rPr>
          <w:rFonts w:ascii="Arial" w:eastAsia="Times New Roman" w:hAnsi="Arial" w:cs="Arial"/>
          <w:bCs/>
          <w:color w:val="000000"/>
          <w:sz w:val="20"/>
          <w:szCs w:val="20"/>
          <w:lang w:eastAsia="zh-TW"/>
        </w:rPr>
        <w:t>non-African site, HIV and diabetes status</w:t>
      </w:r>
      <w:r w:rsidR="00B86DDD">
        <w:rPr>
          <w:rFonts w:ascii="Arial" w:eastAsia="Times New Roman" w:hAnsi="Arial" w:cs="Arial"/>
          <w:bCs/>
          <w:color w:val="000000"/>
          <w:sz w:val="20"/>
          <w:szCs w:val="20"/>
          <w:lang w:eastAsia="zh-TW"/>
        </w:rPr>
        <w:t>, risk factors for tuberculosis-related unfavorable outcomes</w:t>
      </w:r>
      <w:r w:rsidR="00B86DDD">
        <w:rPr>
          <w:rFonts w:ascii="Arial" w:eastAsia="Times New Roman" w:hAnsi="Arial" w:cs="Arial"/>
          <w:bCs/>
          <w:color w:val="000000"/>
          <w:sz w:val="20"/>
          <w:szCs w:val="20"/>
          <w:lang w:eastAsia="zh-TW"/>
        </w:rPr>
        <w:fldChar w:fldCharType="begin"/>
      </w:r>
      <w:r w:rsidR="00221646">
        <w:rPr>
          <w:rFonts w:ascii="Arial" w:eastAsia="Times New Roman" w:hAnsi="Arial" w:cs="Arial"/>
          <w:bCs/>
          <w:color w:val="000000"/>
          <w:sz w:val="20"/>
          <w:szCs w:val="20"/>
          <w:lang w:eastAsia="zh-TW"/>
        </w:rPr>
        <w:instrText xml:space="preserve"> ADDIN ZOTERO_ITEM CSL_CITATION {"citationID":"YrMYpJp0","properties":{"formattedCitation":"\\super 17\\nosupersub{}","plainCitation":"17","noteIndex":0},"citationItems":[{"id":27,"uris":["http://zotero.org/users/local/MK42wjil/items/SSZVGZYS"],"itemData":{"id":27,"type":"article-journal","container-title":"Nature Medicine","DOI":"10.1038/s41591-018-0224-2","ISSN":"1078-8956, 1546-170X","issue":"11","journalAbbreviation":"Nat Med","language":"en","page":"1708-1715","source":"DOI.org (Crossref)","title":"A patient-level pooled analysis of treatment-shortening regimens for drug-susceptible pulmonary tuberculosis","volume":"24","author":[{"family":"Imperial","given":"Marjorie Z."},{"family":"Nahid","given":"Payam"},{"family":"Phillips","given":"Patrick P. J."},{"family":"Davies","given":"Geraint R."},{"family":"Fielding","given":"Katherine"},{"family":"Hanna","given":"Debra"},{"family":"Hermann","given":"David"},{"family":"Wallis","given":"Robert S."},{"family":"Johnson","given":"John L."},{"family":"Lienhardt","given":"Christian"},{"family":"Savic","given":"Rada M."}],"issued":{"date-parts":[["2018",11]]}}}],"schema":"https://github.com/citation-style-language/schema/raw/master/csl-citation.json"} </w:instrText>
      </w:r>
      <w:r w:rsidR="00B86DDD">
        <w:rPr>
          <w:rFonts w:ascii="Arial" w:eastAsia="Times New Roman" w:hAnsi="Arial" w:cs="Arial"/>
          <w:bCs/>
          <w:color w:val="000000"/>
          <w:sz w:val="20"/>
          <w:szCs w:val="20"/>
          <w:lang w:eastAsia="zh-TW"/>
        </w:rPr>
        <w:fldChar w:fldCharType="separate"/>
      </w:r>
      <w:r w:rsidR="00221646" w:rsidRPr="00221646">
        <w:rPr>
          <w:rFonts w:ascii="Arial" w:hAnsi="Arial" w:cs="Arial"/>
          <w:color w:val="000000"/>
          <w:sz w:val="20"/>
          <w:vertAlign w:val="superscript"/>
        </w:rPr>
        <w:t>17</w:t>
      </w:r>
      <w:r w:rsidR="00B86DDD">
        <w:rPr>
          <w:rFonts w:ascii="Arial" w:eastAsia="Times New Roman" w:hAnsi="Arial" w:cs="Arial"/>
          <w:bCs/>
          <w:color w:val="000000"/>
          <w:sz w:val="20"/>
          <w:szCs w:val="20"/>
          <w:lang w:eastAsia="zh-TW"/>
        </w:rPr>
        <w:fldChar w:fldCharType="end"/>
      </w:r>
      <w:r w:rsidR="00A25CA5">
        <w:rPr>
          <w:rFonts w:ascii="Arial" w:eastAsia="Times New Roman" w:hAnsi="Arial" w:cs="Arial"/>
          <w:bCs/>
          <w:color w:val="000000"/>
          <w:sz w:val="20"/>
          <w:szCs w:val="20"/>
          <w:lang w:eastAsia="zh-TW"/>
        </w:rPr>
        <w:t>) analyses were performed.</w:t>
      </w:r>
      <w:commentRangeEnd w:id="90"/>
      <w:r w:rsidR="00B405D5">
        <w:rPr>
          <w:rStyle w:val="CommentReference"/>
        </w:rPr>
        <w:commentReference w:id="90"/>
      </w:r>
    </w:p>
    <w:p w14:paraId="70473BAF" w14:textId="77777777" w:rsidR="0084252D" w:rsidRDefault="0084252D" w:rsidP="00801D45">
      <w:pPr>
        <w:autoSpaceDE w:val="0"/>
        <w:autoSpaceDN w:val="0"/>
        <w:adjustRightInd w:val="0"/>
        <w:spacing w:line="480" w:lineRule="auto"/>
        <w:rPr>
          <w:rFonts w:ascii="Arial" w:hAnsi="Arial" w:cs="Arial"/>
          <w:sz w:val="20"/>
          <w:szCs w:val="20"/>
        </w:rPr>
      </w:pPr>
    </w:p>
    <w:p w14:paraId="5A5D8ACD" w14:textId="73C282A8" w:rsidR="00B37DDB" w:rsidRDefault="00F630D7" w:rsidP="00801D45">
      <w:pPr>
        <w:autoSpaceDE w:val="0"/>
        <w:autoSpaceDN w:val="0"/>
        <w:adjustRightInd w:val="0"/>
        <w:spacing w:line="480" w:lineRule="auto"/>
        <w:rPr>
          <w:rFonts w:ascii="Arial" w:hAnsi="Arial" w:cs="Arial"/>
          <w:b/>
          <w:bCs/>
          <w:sz w:val="20"/>
          <w:szCs w:val="20"/>
        </w:rPr>
      </w:pPr>
      <w:r>
        <w:rPr>
          <w:rFonts w:ascii="Arial" w:hAnsi="Arial" w:cs="Arial"/>
          <w:b/>
          <w:bCs/>
          <w:sz w:val="20"/>
          <w:szCs w:val="20"/>
        </w:rPr>
        <w:t xml:space="preserve">Dosing </w:t>
      </w:r>
      <w:r w:rsidR="00B37DDB">
        <w:rPr>
          <w:rFonts w:ascii="Arial" w:hAnsi="Arial" w:cs="Arial"/>
          <w:b/>
          <w:bCs/>
          <w:sz w:val="20"/>
          <w:szCs w:val="20"/>
        </w:rPr>
        <w:t>Simulations</w:t>
      </w:r>
    </w:p>
    <w:p w14:paraId="6FFB143C" w14:textId="023A30B8" w:rsidR="00B37DDB" w:rsidRDefault="00B37DDB" w:rsidP="00801D45">
      <w:pPr>
        <w:autoSpaceDE w:val="0"/>
        <w:autoSpaceDN w:val="0"/>
        <w:adjustRightInd w:val="0"/>
        <w:spacing w:line="480" w:lineRule="auto"/>
        <w:rPr>
          <w:rFonts w:ascii="Arial" w:hAnsi="Arial" w:cs="Arial"/>
          <w:sz w:val="20"/>
          <w:szCs w:val="20"/>
        </w:rPr>
      </w:pPr>
      <w:r>
        <w:rPr>
          <w:rFonts w:ascii="Arial" w:hAnsi="Arial" w:cs="Arial"/>
          <w:sz w:val="20"/>
          <w:szCs w:val="20"/>
        </w:rPr>
        <w:t>Dosing simulations were performed with</w:t>
      </w:r>
      <w:del w:id="94" w:author="Phillips, Patrick" w:date="2023-01-13T11:48:00Z">
        <w:r w:rsidDel="00B405D5">
          <w:rPr>
            <w:rFonts w:ascii="Arial" w:hAnsi="Arial" w:cs="Arial"/>
            <w:sz w:val="20"/>
            <w:szCs w:val="20"/>
          </w:rPr>
          <w:delText xml:space="preserve"> </w:delText>
        </w:r>
      </w:del>
      <w:ins w:id="95" w:author="Phillips, Patrick" w:date="2023-01-13T11:48:00Z">
        <w:r w:rsidR="00B405D5">
          <w:rPr>
            <w:rFonts w:ascii="Arial" w:hAnsi="Arial" w:cs="Arial"/>
            <w:sz w:val="20"/>
            <w:szCs w:val="20"/>
          </w:rPr>
          <w:t>using</w:t>
        </w:r>
      </w:ins>
      <w:r>
        <w:rPr>
          <w:rFonts w:ascii="Arial" w:hAnsi="Arial" w:cs="Arial"/>
          <w:sz w:val="20"/>
          <w:szCs w:val="20"/>
        </w:rPr>
        <w:t xml:space="preserve"> the final model</w:t>
      </w:r>
      <w:r w:rsidR="003A0833">
        <w:rPr>
          <w:rFonts w:ascii="Arial" w:hAnsi="Arial" w:cs="Arial"/>
          <w:sz w:val="20"/>
          <w:szCs w:val="20"/>
        </w:rPr>
        <w:t xml:space="preserve"> to (1) assess the impact of clinically relevant patient factors on rifapentine exposure, and (2) propose pragmatic dosing</w:t>
      </w:r>
      <w:r w:rsidR="004B05BC">
        <w:rPr>
          <w:rFonts w:ascii="Arial" w:hAnsi="Arial" w:cs="Arial"/>
          <w:sz w:val="20"/>
          <w:szCs w:val="20"/>
        </w:rPr>
        <w:t xml:space="preserve"> strategie</w:t>
      </w:r>
      <w:r w:rsidR="00B451B5">
        <w:rPr>
          <w:rFonts w:ascii="Arial" w:hAnsi="Arial" w:cs="Arial"/>
          <w:sz w:val="20"/>
          <w:szCs w:val="20"/>
        </w:rPr>
        <w:t>s</w:t>
      </w:r>
      <w:r w:rsidR="003A0833">
        <w:rPr>
          <w:rFonts w:ascii="Arial" w:hAnsi="Arial" w:cs="Arial"/>
          <w:sz w:val="20"/>
          <w:szCs w:val="20"/>
        </w:rPr>
        <w:t xml:space="preserve"> for rifapentine that maximizes </w:t>
      </w:r>
      <w:r w:rsidR="00B669C7">
        <w:rPr>
          <w:rFonts w:ascii="Arial" w:hAnsi="Arial" w:cs="Arial"/>
          <w:sz w:val="20"/>
          <w:szCs w:val="20"/>
        </w:rPr>
        <w:t xml:space="preserve">the </w:t>
      </w:r>
      <w:r w:rsidR="00152AEE">
        <w:rPr>
          <w:rFonts w:ascii="Arial" w:hAnsi="Arial" w:cs="Arial"/>
          <w:sz w:val="20"/>
          <w:szCs w:val="20"/>
        </w:rPr>
        <w:t>proportion of patients</w:t>
      </w:r>
      <w:r w:rsidR="00B669C7">
        <w:rPr>
          <w:rFonts w:ascii="Arial" w:hAnsi="Arial" w:cs="Arial"/>
          <w:sz w:val="20"/>
          <w:szCs w:val="20"/>
        </w:rPr>
        <w:t xml:space="preserve"> </w:t>
      </w:r>
      <w:r w:rsidR="00635902">
        <w:rPr>
          <w:rFonts w:ascii="Arial" w:hAnsi="Arial" w:cs="Arial"/>
          <w:sz w:val="20"/>
          <w:szCs w:val="20"/>
        </w:rPr>
        <w:t xml:space="preserve">achieving </w:t>
      </w:r>
      <w:r w:rsidR="000701C6">
        <w:rPr>
          <w:rFonts w:ascii="Arial" w:hAnsi="Arial" w:cs="Arial"/>
          <w:sz w:val="20"/>
          <w:szCs w:val="20"/>
        </w:rPr>
        <w:t xml:space="preserve">target </w:t>
      </w:r>
      <w:r w:rsidR="00635902">
        <w:rPr>
          <w:rFonts w:ascii="Arial" w:hAnsi="Arial" w:cs="Arial"/>
          <w:sz w:val="20"/>
          <w:szCs w:val="20"/>
        </w:rPr>
        <w:t>exposure</w:t>
      </w:r>
      <w:r w:rsidR="00B451B5">
        <w:rPr>
          <w:rFonts w:ascii="Arial" w:hAnsi="Arial" w:cs="Arial"/>
          <w:sz w:val="20"/>
          <w:szCs w:val="20"/>
        </w:rPr>
        <w:t xml:space="preserve"> (570 </w:t>
      </w:r>
      <w:r w:rsidR="00B451B5">
        <w:rPr>
          <w:rFonts w:ascii="Arial" w:eastAsia="Times New Roman" w:hAnsi="Arial" w:cs="Arial"/>
          <w:bCs/>
          <w:color w:val="000000"/>
          <w:sz w:val="20"/>
          <w:szCs w:val="20"/>
          <w:lang w:eastAsia="zh-TW"/>
        </w:rPr>
        <w:t>µg∙h/mL)</w:t>
      </w:r>
      <w:r w:rsidR="00B451B5">
        <w:rPr>
          <w:rFonts w:ascii="Arial" w:hAnsi="Arial" w:cs="Arial"/>
          <w:sz w:val="20"/>
          <w:szCs w:val="20"/>
        </w:rPr>
        <w:t xml:space="preserve"> and minimizes safety concerns</w:t>
      </w:r>
      <w:r w:rsidR="003A0833">
        <w:rPr>
          <w:rFonts w:ascii="Arial" w:hAnsi="Arial" w:cs="Arial"/>
          <w:sz w:val="20"/>
          <w:szCs w:val="20"/>
        </w:rPr>
        <w:t xml:space="preserve">. </w:t>
      </w:r>
      <w:r w:rsidR="008020C1">
        <w:rPr>
          <w:rFonts w:ascii="Arial" w:hAnsi="Arial" w:cs="Arial"/>
          <w:sz w:val="20"/>
          <w:szCs w:val="20"/>
        </w:rPr>
        <w:t xml:space="preserve">Since bioavailability of </w:t>
      </w:r>
      <w:r w:rsidR="003043FB">
        <w:rPr>
          <w:rFonts w:ascii="Arial" w:hAnsi="Arial" w:cs="Arial"/>
          <w:sz w:val="20"/>
          <w:szCs w:val="20"/>
        </w:rPr>
        <w:t>rifapentine</w:t>
      </w:r>
      <w:r w:rsidR="008020C1">
        <w:rPr>
          <w:rFonts w:ascii="Arial" w:hAnsi="Arial" w:cs="Arial"/>
          <w:sz w:val="20"/>
          <w:szCs w:val="20"/>
        </w:rPr>
        <w:t xml:space="preserve"> is </w:t>
      </w:r>
      <w:r w:rsidR="008020C1">
        <w:rPr>
          <w:rFonts w:ascii="Arial" w:hAnsi="Arial" w:cs="Arial"/>
          <w:sz w:val="20"/>
          <w:szCs w:val="20"/>
        </w:rPr>
        <w:lastRenderedPageBreak/>
        <w:t xml:space="preserve">dose dependent, simulations were performed using the following equation </w:t>
      </w:r>
      <w:r w:rsidR="009041F0">
        <w:rPr>
          <w:rFonts w:ascii="Arial" w:hAnsi="Arial" w:cs="Arial"/>
          <w:sz w:val="20"/>
          <w:szCs w:val="20"/>
        </w:rPr>
        <w:t xml:space="preserve">[EQ1] </w:t>
      </w:r>
      <w:r w:rsidR="007F546D">
        <w:rPr>
          <w:rFonts w:ascii="Arial" w:hAnsi="Arial" w:cs="Arial"/>
          <w:sz w:val="20"/>
          <w:szCs w:val="20"/>
        </w:rPr>
        <w:t>to calculate bioavailability relative to the 1200 mg dose</w:t>
      </w:r>
      <w:r w:rsidR="008020C1">
        <w:rPr>
          <w:rFonts w:ascii="Arial" w:hAnsi="Arial" w:cs="Arial"/>
          <w:sz w:val="20"/>
          <w:szCs w:val="20"/>
        </w:rPr>
        <w:t>.</w:t>
      </w:r>
      <w:r w:rsidR="008020C1">
        <w:rPr>
          <w:rFonts w:ascii="Arial" w:hAnsi="Arial" w:cs="Arial"/>
          <w:sz w:val="20"/>
          <w:szCs w:val="20"/>
        </w:rPr>
        <w:fldChar w:fldCharType="begin"/>
      </w:r>
      <w:r w:rsidR="00221646">
        <w:rPr>
          <w:rFonts w:ascii="Arial" w:hAnsi="Arial" w:cs="Arial"/>
          <w:sz w:val="20"/>
          <w:szCs w:val="20"/>
        </w:rPr>
        <w:instrText xml:space="preserve"> ADDIN ZOTERO_ITEM CSL_CITATION {"citationID":"6gMuAyCA","properties":{"formattedCitation":"\\super 18\\nosupersub{}","plainCitation":"18","noteIndex":0},"citationItems":[{"id":118,"uris":["http://zotero.org/users/local/MK42wjil/items/M5S9IUW3"],"itemData":{"id":118,"type":"article-journal","abstract":"Rationale: Rifapentine has been investigated at various doses, frequencies, and dosing algorithms, but clarity on the optimal dosing approach is lacking.","container-title":"American Journal of Respiratory and Critical Care Medicine","DOI":"10.1164/rccm.201912-2489OC","ISSN":"1073-449X, 1535-4970","issue":"6","journalAbbreviation":"Am J Respir Crit Care Med","language":"en","page":"866-877","source":"DOI.org (Crossref)","title":"Rifapentine Population Pharmacokinetics and Dosing Recommendations for Latent Tuberculosis Infection","volume":"202","author":[{"family":"Hibma","given":"Jennifer E."},{"family":"Radtke","given":"Kendra K."},{"family":"Dorman","given":"Susan E."},{"family":"Jindani","given":"Amina"},{"family":"Dooley","given":"Kelly E."},{"family":"Weiner","given":"Marc"},{"family":"McIlleron","given":"Helen M."},{"family":"Savic","given":"Radojka M."}],"issued":{"date-parts":[["2020",9,15]]}}}],"schema":"https://github.com/citation-style-language/schema/raw/master/csl-citation.json"} </w:instrText>
      </w:r>
      <w:r w:rsidR="008020C1">
        <w:rPr>
          <w:rFonts w:ascii="Arial" w:hAnsi="Arial" w:cs="Arial"/>
          <w:sz w:val="20"/>
          <w:szCs w:val="20"/>
        </w:rPr>
        <w:fldChar w:fldCharType="separate"/>
      </w:r>
      <w:r w:rsidR="00221646" w:rsidRPr="00221646">
        <w:rPr>
          <w:rFonts w:ascii="Arial" w:hAnsi="Arial" w:cs="Arial"/>
          <w:sz w:val="20"/>
          <w:vertAlign w:val="superscript"/>
        </w:rPr>
        <w:t>18</w:t>
      </w:r>
      <w:r w:rsidR="008020C1">
        <w:rPr>
          <w:rFonts w:ascii="Arial" w:hAnsi="Arial" w:cs="Arial"/>
          <w:sz w:val="20"/>
          <w:szCs w:val="20"/>
        </w:rPr>
        <w:fldChar w:fldCharType="end"/>
      </w:r>
      <w:r w:rsidR="008020C1">
        <w:rPr>
          <w:rFonts w:ascii="Arial" w:hAnsi="Arial" w:cs="Arial"/>
          <w:sz w:val="20"/>
          <w:szCs w:val="20"/>
        </w:rPr>
        <w:t xml:space="preserve"> </w:t>
      </w:r>
    </w:p>
    <w:p w14:paraId="6BACF805" w14:textId="02C62CC3" w:rsidR="00982BAF" w:rsidRPr="0076614E" w:rsidRDefault="0076614E" w:rsidP="0076614E">
      <w:pPr>
        <w:autoSpaceDE w:val="0"/>
        <w:autoSpaceDN w:val="0"/>
        <w:adjustRightInd w:val="0"/>
        <w:spacing w:line="480" w:lineRule="auto"/>
        <w:rPr>
          <w:rFonts w:ascii="Arial" w:hAnsi="Arial" w:cs="Arial"/>
          <w:sz w:val="20"/>
          <w:szCs w:val="20"/>
        </w:rPr>
      </w:pPr>
      <m:oMathPara>
        <m:oMath>
          <m:r>
            <m:rPr>
              <m:sty m:val="b"/>
            </m:rPr>
            <w:rPr>
              <w:rFonts w:ascii="Cambria Math" w:hAnsi="Cambria Math" w:cs="Arial"/>
              <w:sz w:val="20"/>
              <w:szCs w:val="20"/>
            </w:rPr>
            <m:t>[EQ1]</m:t>
          </m:r>
          <m:r>
            <m:rPr>
              <m:sty m:val="p"/>
            </m:rPr>
            <w:rPr>
              <w:rFonts w:ascii="Cambria Math" w:hAnsi="Cambria Math" w:cs="Arial"/>
              <w:sz w:val="20"/>
              <w:szCs w:val="20"/>
            </w:rPr>
            <m:t xml:space="preserve"> </m:t>
          </m:r>
          <m:r>
            <m:rPr>
              <m:sty m:val="p"/>
            </m:rPr>
            <w:rPr>
              <w:rFonts w:ascii="Cambria Math" w:hAnsi="Arial" w:cs="Arial"/>
              <w:sz w:val="20"/>
              <w:szCs w:val="20"/>
            </w:rPr>
            <m:t xml:space="preserve">     </m:t>
          </m:r>
          <m:r>
            <w:rPr>
              <w:rFonts w:ascii="Cambria Math" w:eastAsia="Times New Roman" w:hAnsi="Cambria Math" w:cs="Times New Roman"/>
              <w:sz w:val="20"/>
              <w:szCs w:val="20"/>
              <w:lang w:eastAsia="zh-TW"/>
            </w:rPr>
            <m:t>F=</m:t>
          </m:r>
          <m:f>
            <m:fPr>
              <m:ctrlPr>
                <w:rPr>
                  <w:rFonts w:ascii="Cambria Math" w:eastAsia="Times New Roman" w:hAnsi="Cambria Math" w:cs="Times New Roman"/>
                  <w:i/>
                  <w:sz w:val="20"/>
                  <w:szCs w:val="20"/>
                  <w:lang w:eastAsia="zh-TW"/>
                </w:rPr>
              </m:ctrlPr>
            </m:fPr>
            <m:num>
              <m:r>
                <w:rPr>
                  <w:rFonts w:ascii="Cambria Math" w:eastAsia="Times New Roman" w:hAnsi="Cambria Math" w:cs="Times New Roman"/>
                  <w:sz w:val="20"/>
                  <w:szCs w:val="20"/>
                  <w:lang w:eastAsia="zh-TW"/>
                </w:rPr>
                <m:t>1-0.000167⋅DOSE</m:t>
              </m:r>
            </m:num>
            <m:den>
              <m:r>
                <w:rPr>
                  <w:rFonts w:ascii="Cambria Math" w:eastAsia="Times New Roman" w:hAnsi="Cambria Math" w:cs="Times New Roman"/>
                  <w:sz w:val="20"/>
                  <w:szCs w:val="20"/>
                  <w:lang w:eastAsia="zh-TW"/>
                </w:rPr>
                <m:t>1-0.000167⋅1200</m:t>
              </m:r>
            </m:den>
          </m:f>
        </m:oMath>
      </m:oMathPara>
    </w:p>
    <w:p w14:paraId="43693AF2" w14:textId="77777777" w:rsidR="00783F2F" w:rsidRDefault="00783F2F" w:rsidP="00801D45">
      <w:pPr>
        <w:spacing w:line="480" w:lineRule="auto"/>
        <w:rPr>
          <w:rFonts w:ascii="Arial" w:hAnsi="Arial" w:cs="Arial"/>
          <w:b/>
          <w:bCs/>
          <w:sz w:val="22"/>
          <w:szCs w:val="22"/>
        </w:rPr>
      </w:pPr>
    </w:p>
    <w:p w14:paraId="15EDCDA3" w14:textId="77777777" w:rsidR="009A0335" w:rsidRDefault="009A0335" w:rsidP="00801D45">
      <w:pPr>
        <w:spacing w:line="480" w:lineRule="auto"/>
        <w:rPr>
          <w:rFonts w:ascii="Arial" w:hAnsi="Arial" w:cs="Arial"/>
          <w:b/>
          <w:bCs/>
          <w:sz w:val="22"/>
          <w:szCs w:val="22"/>
        </w:rPr>
      </w:pPr>
    </w:p>
    <w:p w14:paraId="17859290" w14:textId="1E0BDF84" w:rsidR="00A670E7" w:rsidRDefault="00A715E9" w:rsidP="00801D45">
      <w:pPr>
        <w:spacing w:line="480" w:lineRule="auto"/>
        <w:rPr>
          <w:rFonts w:ascii="Arial" w:hAnsi="Arial" w:cs="Arial"/>
          <w:b/>
          <w:bCs/>
          <w:sz w:val="22"/>
          <w:szCs w:val="22"/>
        </w:rPr>
      </w:pPr>
      <w:r>
        <w:rPr>
          <w:rFonts w:ascii="Arial" w:hAnsi="Arial" w:cs="Arial"/>
          <w:b/>
          <w:bCs/>
          <w:sz w:val="22"/>
          <w:szCs w:val="22"/>
        </w:rPr>
        <w:t>RESULTS</w:t>
      </w:r>
    </w:p>
    <w:p w14:paraId="0B56737C" w14:textId="77777777" w:rsidR="000701C6" w:rsidRDefault="000701C6" w:rsidP="009041F0">
      <w:pPr>
        <w:spacing w:line="480" w:lineRule="auto"/>
        <w:rPr>
          <w:rFonts w:ascii="Arial" w:eastAsia="Times New Roman" w:hAnsi="Arial" w:cs="Arial"/>
          <w:b/>
          <w:color w:val="000000"/>
          <w:sz w:val="20"/>
          <w:szCs w:val="20"/>
          <w:lang w:eastAsia="zh-TW"/>
        </w:rPr>
      </w:pPr>
      <w:r>
        <w:rPr>
          <w:rFonts w:ascii="Arial" w:eastAsia="Times New Roman" w:hAnsi="Arial" w:cs="Arial"/>
          <w:b/>
          <w:color w:val="000000"/>
          <w:sz w:val="20"/>
          <w:szCs w:val="20"/>
          <w:lang w:eastAsia="zh-TW"/>
        </w:rPr>
        <w:t>Study Design and Dataset</w:t>
      </w:r>
    </w:p>
    <w:p w14:paraId="0E990496" w14:textId="39CE40A8" w:rsidR="000701C6" w:rsidRPr="008566BF" w:rsidRDefault="00B405D5" w:rsidP="009041F0">
      <w:pPr>
        <w:spacing w:line="480" w:lineRule="auto"/>
        <w:rPr>
          <w:rFonts w:ascii="Arial" w:hAnsi="Arial" w:cs="Arial"/>
          <w:bCs/>
          <w:sz w:val="20"/>
          <w:szCs w:val="20"/>
        </w:rPr>
      </w:pPr>
      <w:ins w:id="96" w:author="Phillips, Patrick" w:date="2023-01-13T11:49:00Z">
        <w:r>
          <w:rPr>
            <w:rFonts w:ascii="Arial" w:hAnsi="Arial" w:cs="Arial"/>
            <w:bCs/>
            <w:sz w:val="20"/>
            <w:szCs w:val="20"/>
          </w:rPr>
          <w:t xml:space="preserve">PK data were available from </w:t>
        </w:r>
      </w:ins>
      <w:commentRangeStart w:id="97"/>
      <w:r w:rsidR="000701C6" w:rsidRPr="008566BF">
        <w:rPr>
          <w:rFonts w:ascii="Arial" w:hAnsi="Arial" w:cs="Arial"/>
          <w:bCs/>
          <w:sz w:val="20"/>
          <w:szCs w:val="20"/>
        </w:rPr>
        <w:t xml:space="preserve">The </w:t>
      </w:r>
      <w:r w:rsidR="00C84193">
        <w:rPr>
          <w:rFonts w:ascii="Arial" w:hAnsi="Arial" w:cs="Arial"/>
          <w:bCs/>
          <w:sz w:val="20"/>
          <w:szCs w:val="20"/>
        </w:rPr>
        <w:t>S31/A5349</w:t>
      </w:r>
      <w:r w:rsidR="000701C6" w:rsidRPr="008566BF">
        <w:rPr>
          <w:rFonts w:ascii="Arial" w:hAnsi="Arial" w:cs="Arial"/>
          <w:bCs/>
          <w:sz w:val="20"/>
          <w:szCs w:val="20"/>
        </w:rPr>
        <w:t xml:space="preserve"> </w:t>
      </w:r>
      <w:r w:rsidR="003043FB">
        <w:rPr>
          <w:rFonts w:ascii="Arial" w:hAnsi="Arial" w:cs="Arial"/>
          <w:bCs/>
          <w:sz w:val="20"/>
          <w:szCs w:val="20"/>
        </w:rPr>
        <w:t>rifapentine</w:t>
      </w:r>
      <w:r w:rsidR="000701C6" w:rsidRPr="008566BF">
        <w:rPr>
          <w:rFonts w:ascii="Arial" w:hAnsi="Arial" w:cs="Arial"/>
          <w:bCs/>
          <w:sz w:val="20"/>
          <w:szCs w:val="20"/>
        </w:rPr>
        <w:t xml:space="preserve"> </w:t>
      </w:r>
      <w:r w:rsidR="00206DA3">
        <w:rPr>
          <w:rFonts w:ascii="Arial" w:hAnsi="Arial" w:cs="Arial"/>
          <w:bCs/>
          <w:sz w:val="20"/>
          <w:szCs w:val="20"/>
        </w:rPr>
        <w:t>PK</w:t>
      </w:r>
      <w:r w:rsidR="00206DA3" w:rsidRPr="008566BF">
        <w:rPr>
          <w:rFonts w:ascii="Arial" w:hAnsi="Arial" w:cs="Arial"/>
          <w:bCs/>
          <w:sz w:val="20"/>
          <w:szCs w:val="20"/>
        </w:rPr>
        <w:t xml:space="preserve"> </w:t>
      </w:r>
      <w:r w:rsidR="000701C6" w:rsidRPr="008566BF">
        <w:rPr>
          <w:rFonts w:ascii="Arial" w:hAnsi="Arial" w:cs="Arial"/>
          <w:bCs/>
          <w:sz w:val="20"/>
          <w:szCs w:val="20"/>
        </w:rPr>
        <w:t>dat</w:t>
      </w:r>
      <w:r w:rsidR="00B924B1">
        <w:rPr>
          <w:rFonts w:ascii="Arial" w:hAnsi="Arial" w:cs="Arial"/>
          <w:bCs/>
          <w:sz w:val="20"/>
          <w:szCs w:val="20"/>
        </w:rPr>
        <w:t xml:space="preserve">a were received from the US Centers for Disease Control </w:t>
      </w:r>
      <w:del w:id="98" w:author="Phillips, Patrick" w:date="2023-01-13T11:49:00Z">
        <w:r w:rsidR="00B924B1" w:rsidDel="00B405D5">
          <w:rPr>
            <w:rFonts w:ascii="Arial" w:hAnsi="Arial" w:cs="Arial"/>
            <w:bCs/>
            <w:sz w:val="20"/>
            <w:szCs w:val="20"/>
          </w:rPr>
          <w:delText>on July 20, 2020</w:delText>
        </w:r>
        <w:r w:rsidR="00422101" w:rsidDel="00B405D5">
          <w:rPr>
            <w:rFonts w:ascii="Arial" w:hAnsi="Arial" w:cs="Arial"/>
            <w:bCs/>
            <w:sz w:val="20"/>
            <w:szCs w:val="20"/>
          </w:rPr>
          <w:delText>,</w:delText>
        </w:r>
        <w:r w:rsidR="00B924B1" w:rsidDel="00B405D5">
          <w:rPr>
            <w:rFonts w:ascii="Arial" w:hAnsi="Arial" w:cs="Arial"/>
            <w:bCs/>
            <w:sz w:val="20"/>
            <w:szCs w:val="20"/>
          </w:rPr>
          <w:delText xml:space="preserve"> </w:delText>
        </w:r>
      </w:del>
      <w:r w:rsidR="00B924B1">
        <w:rPr>
          <w:rFonts w:ascii="Arial" w:hAnsi="Arial" w:cs="Arial"/>
          <w:bCs/>
          <w:sz w:val="20"/>
          <w:szCs w:val="20"/>
        </w:rPr>
        <w:t xml:space="preserve">and </w:t>
      </w:r>
      <w:r w:rsidR="000701C6" w:rsidRPr="008566BF">
        <w:rPr>
          <w:rFonts w:ascii="Arial" w:hAnsi="Arial" w:cs="Arial"/>
          <w:bCs/>
          <w:sz w:val="20"/>
          <w:szCs w:val="20"/>
        </w:rPr>
        <w:t xml:space="preserve">consisted of </w:t>
      </w:r>
      <w:del w:id="99" w:author="Phillips, Patrick" w:date="2023-01-13T11:50:00Z">
        <w:r w:rsidR="000701C6" w:rsidRPr="008566BF" w:rsidDel="00B405D5">
          <w:rPr>
            <w:rFonts w:ascii="Arial" w:hAnsi="Arial" w:cs="Arial"/>
            <w:bCs/>
            <w:sz w:val="20"/>
            <w:szCs w:val="20"/>
          </w:rPr>
          <w:delText>15</w:delText>
        </w:r>
        <w:r w:rsidR="00B924B1" w:rsidDel="00B405D5">
          <w:rPr>
            <w:rFonts w:ascii="Arial" w:hAnsi="Arial" w:cs="Arial"/>
            <w:bCs/>
            <w:sz w:val="20"/>
            <w:szCs w:val="20"/>
          </w:rPr>
          <w:delText>23</w:delText>
        </w:r>
        <w:r w:rsidR="000701C6" w:rsidRPr="008566BF" w:rsidDel="00B405D5">
          <w:rPr>
            <w:rFonts w:ascii="Arial" w:hAnsi="Arial" w:cs="Arial"/>
            <w:bCs/>
            <w:sz w:val="20"/>
            <w:szCs w:val="20"/>
          </w:rPr>
          <w:delText xml:space="preserve"> </w:delText>
        </w:r>
      </w:del>
      <w:ins w:id="100" w:author="Phillips, Patrick" w:date="2023-01-13T11:50:00Z">
        <w:r>
          <w:rPr>
            <w:rFonts w:ascii="Arial" w:hAnsi="Arial" w:cs="Arial"/>
            <w:bCs/>
            <w:sz w:val="20"/>
            <w:szCs w:val="20"/>
          </w:rPr>
          <w:t>XXXX</w:t>
        </w:r>
      </w:ins>
      <w:ins w:id="101" w:author="Chang, Vincent" w:date="2023-01-17T11:08:00Z">
        <w:r w:rsidR="000701C6" w:rsidRPr="008566BF">
          <w:rPr>
            <w:rFonts w:ascii="Arial" w:hAnsi="Arial" w:cs="Arial"/>
            <w:bCs/>
            <w:sz w:val="20"/>
            <w:szCs w:val="20"/>
          </w:rPr>
          <w:t>15</w:t>
        </w:r>
        <w:r w:rsidR="009D78C7">
          <w:rPr>
            <w:rFonts w:ascii="Arial" w:hAnsi="Arial" w:cs="Arial"/>
            <w:bCs/>
            <w:sz w:val="20"/>
            <w:szCs w:val="20"/>
          </w:rPr>
          <w:t>80</w:t>
        </w:r>
      </w:ins>
      <w:r w:rsidR="009D78C7">
        <w:rPr>
          <w:rFonts w:ascii="Arial" w:hAnsi="Arial" w:cs="Arial"/>
          <w:bCs/>
          <w:sz w:val="20"/>
          <w:szCs w:val="20"/>
        </w:rPr>
        <w:t xml:space="preserve"> </w:t>
      </w:r>
      <w:r w:rsidR="003067BA">
        <w:rPr>
          <w:rFonts w:ascii="Arial" w:hAnsi="Arial" w:cs="Arial"/>
          <w:bCs/>
          <w:sz w:val="20"/>
          <w:szCs w:val="20"/>
        </w:rPr>
        <w:t>participant</w:t>
      </w:r>
      <w:r w:rsidR="009D78C7">
        <w:rPr>
          <w:rFonts w:ascii="Arial" w:hAnsi="Arial" w:cs="Arial"/>
          <w:bCs/>
          <w:sz w:val="20"/>
          <w:szCs w:val="20"/>
        </w:rPr>
        <w:t>s</w:t>
      </w:r>
      <w:del w:id="102" w:author="Phillips, Patrick" w:date="2023-01-13T11:50:00Z">
        <w:r w:rsidR="000701C6" w:rsidRPr="008566BF" w:rsidDel="00B405D5">
          <w:rPr>
            <w:rFonts w:ascii="Arial" w:hAnsi="Arial" w:cs="Arial"/>
            <w:bCs/>
            <w:sz w:val="20"/>
            <w:szCs w:val="20"/>
          </w:rPr>
          <w:delText xml:space="preserve">, </w:delText>
        </w:r>
      </w:del>
      <w:del w:id="103" w:author="Phillips, Patrick" w:date="2023-01-13T11:49:00Z">
        <w:r w:rsidR="00206DA3" w:rsidDel="00B405D5">
          <w:rPr>
            <w:rFonts w:ascii="Arial" w:hAnsi="Arial" w:cs="Arial"/>
            <w:bCs/>
            <w:sz w:val="20"/>
            <w:szCs w:val="20"/>
          </w:rPr>
          <w:delText xml:space="preserve">and </w:delText>
        </w:r>
      </w:del>
      <w:del w:id="104" w:author="Phillips, Patrick" w:date="2023-01-13T11:50:00Z">
        <w:r w:rsidR="00B924B1" w:rsidDel="00B405D5">
          <w:rPr>
            <w:rFonts w:ascii="Arial" w:hAnsi="Arial" w:cs="Arial"/>
            <w:bCs/>
            <w:sz w:val="20"/>
            <w:szCs w:val="20"/>
          </w:rPr>
          <w:delText xml:space="preserve">an additional cohort of data </w:delText>
        </w:r>
        <w:r w:rsidR="00952444" w:rsidDel="00B405D5">
          <w:rPr>
            <w:rFonts w:ascii="Arial" w:hAnsi="Arial" w:cs="Arial"/>
            <w:bCs/>
            <w:sz w:val="20"/>
            <w:szCs w:val="20"/>
          </w:rPr>
          <w:delText>with</w:delText>
        </w:r>
        <w:r w:rsidR="00B924B1" w:rsidDel="00B405D5">
          <w:rPr>
            <w:rFonts w:ascii="Arial" w:hAnsi="Arial" w:cs="Arial"/>
            <w:bCs/>
            <w:sz w:val="20"/>
            <w:szCs w:val="20"/>
          </w:rPr>
          <w:delText xml:space="preserve"> 65 participants were received on June 30, 2021</w:delText>
        </w:r>
      </w:del>
      <w:del w:id="105" w:author="Chang, Vincent" w:date="2023-01-17T11:08:00Z">
        <w:r w:rsidR="00B924B1">
          <w:rPr>
            <w:rFonts w:ascii="Arial" w:hAnsi="Arial" w:cs="Arial"/>
            <w:bCs/>
            <w:sz w:val="20"/>
            <w:szCs w:val="20"/>
          </w:rPr>
          <w:delText xml:space="preserve">. </w:delText>
        </w:r>
        <w:commentRangeEnd w:id="97"/>
        <w:r w:rsidR="006931AB">
          <w:rPr>
            <w:rStyle w:val="CommentReference"/>
          </w:rPr>
          <w:commentReference w:id="97"/>
        </w:r>
      </w:del>
      <w:ins w:id="106" w:author="Chang, Vincent" w:date="2023-01-17T11:08:00Z">
        <w:r w:rsidR="00B924B1">
          <w:rPr>
            <w:rFonts w:ascii="Arial" w:hAnsi="Arial" w:cs="Arial"/>
            <w:bCs/>
            <w:sz w:val="20"/>
            <w:szCs w:val="20"/>
          </w:rPr>
          <w:t xml:space="preserve">. </w:t>
        </w:r>
      </w:ins>
      <w:r w:rsidR="00206DA3">
        <w:rPr>
          <w:rFonts w:ascii="Arial" w:hAnsi="Arial" w:cs="Arial"/>
          <w:bCs/>
          <w:sz w:val="20"/>
          <w:szCs w:val="20"/>
        </w:rPr>
        <w:t xml:space="preserve">Of all participants, </w:t>
      </w:r>
      <w:r w:rsidR="00234347">
        <w:rPr>
          <w:rFonts w:ascii="Arial" w:hAnsi="Arial" w:cs="Arial"/>
          <w:bCs/>
          <w:sz w:val="20"/>
          <w:szCs w:val="20"/>
        </w:rPr>
        <w:t>27 were intensively sampled</w:t>
      </w:r>
      <w:r w:rsidR="00206DA3">
        <w:rPr>
          <w:rFonts w:ascii="Arial" w:hAnsi="Arial" w:cs="Arial"/>
          <w:bCs/>
          <w:sz w:val="20"/>
          <w:szCs w:val="20"/>
        </w:rPr>
        <w:t>,</w:t>
      </w:r>
      <w:r w:rsidR="00234347">
        <w:rPr>
          <w:rFonts w:ascii="Arial" w:hAnsi="Arial" w:cs="Arial"/>
          <w:bCs/>
          <w:sz w:val="20"/>
          <w:szCs w:val="20"/>
        </w:rPr>
        <w:t xml:space="preserve"> and 7</w:t>
      </w:r>
      <w:r w:rsidR="00BE7A16">
        <w:rPr>
          <w:rFonts w:ascii="Arial" w:hAnsi="Arial" w:cs="Arial"/>
          <w:bCs/>
          <w:sz w:val="20"/>
          <w:szCs w:val="20"/>
        </w:rPr>
        <w:t>59</w:t>
      </w:r>
      <w:r w:rsidR="00234347">
        <w:rPr>
          <w:rFonts w:ascii="Arial" w:hAnsi="Arial" w:cs="Arial"/>
          <w:bCs/>
          <w:sz w:val="20"/>
          <w:szCs w:val="20"/>
        </w:rPr>
        <w:t xml:space="preserve"> were sparsely sampled</w:t>
      </w:r>
      <w:r w:rsidR="000701C6" w:rsidRPr="008566BF">
        <w:rPr>
          <w:rFonts w:ascii="Arial" w:hAnsi="Arial" w:cs="Arial"/>
          <w:bCs/>
          <w:sz w:val="20"/>
          <w:szCs w:val="20"/>
        </w:rPr>
        <w:t xml:space="preserve"> from the </w:t>
      </w:r>
      <w:r w:rsidR="006D2C7B">
        <w:rPr>
          <w:rFonts w:ascii="Arial" w:hAnsi="Arial" w:cs="Arial"/>
          <w:bCs/>
          <w:sz w:val="20"/>
          <w:szCs w:val="20"/>
        </w:rPr>
        <w:t>rifapentine</w:t>
      </w:r>
      <w:r w:rsidR="000701C6" w:rsidRPr="008566BF">
        <w:rPr>
          <w:rFonts w:ascii="Arial" w:hAnsi="Arial" w:cs="Arial"/>
          <w:bCs/>
          <w:sz w:val="20"/>
          <w:szCs w:val="20"/>
        </w:rPr>
        <w:t xml:space="preserve"> regimen</w:t>
      </w:r>
      <w:r w:rsidR="00234347">
        <w:rPr>
          <w:rFonts w:ascii="Arial" w:hAnsi="Arial" w:cs="Arial"/>
          <w:bCs/>
          <w:sz w:val="20"/>
          <w:szCs w:val="20"/>
        </w:rPr>
        <w:t>,</w:t>
      </w:r>
      <w:r w:rsidR="000701C6" w:rsidRPr="008566BF">
        <w:rPr>
          <w:rFonts w:ascii="Arial" w:hAnsi="Arial" w:cs="Arial"/>
          <w:bCs/>
          <w:sz w:val="20"/>
          <w:szCs w:val="20"/>
        </w:rPr>
        <w:t xml:space="preserve"> and </w:t>
      </w:r>
      <w:r w:rsidR="00234347">
        <w:rPr>
          <w:rFonts w:ascii="Arial" w:hAnsi="Arial" w:cs="Arial"/>
          <w:bCs/>
          <w:sz w:val="20"/>
          <w:szCs w:val="20"/>
        </w:rPr>
        <w:t xml:space="preserve">26 participants were intensively sampled and </w:t>
      </w:r>
      <w:r w:rsidR="000701C6" w:rsidRPr="008566BF">
        <w:rPr>
          <w:rFonts w:ascii="Arial" w:hAnsi="Arial" w:cs="Arial"/>
          <w:bCs/>
          <w:sz w:val="20"/>
          <w:szCs w:val="20"/>
        </w:rPr>
        <w:t>7</w:t>
      </w:r>
      <w:r w:rsidR="00BE7A16">
        <w:rPr>
          <w:rFonts w:ascii="Arial" w:hAnsi="Arial" w:cs="Arial"/>
          <w:bCs/>
          <w:sz w:val="20"/>
          <w:szCs w:val="20"/>
        </w:rPr>
        <w:t>68</w:t>
      </w:r>
      <w:r w:rsidR="00234347">
        <w:rPr>
          <w:rFonts w:ascii="Arial" w:hAnsi="Arial" w:cs="Arial"/>
          <w:bCs/>
          <w:sz w:val="20"/>
          <w:szCs w:val="20"/>
        </w:rPr>
        <w:t xml:space="preserve"> were sparsely sampled</w:t>
      </w:r>
      <w:r w:rsidR="000701C6" w:rsidRPr="008566BF">
        <w:rPr>
          <w:rFonts w:ascii="Arial" w:hAnsi="Arial" w:cs="Arial"/>
          <w:bCs/>
          <w:sz w:val="20"/>
          <w:szCs w:val="20"/>
        </w:rPr>
        <w:t xml:space="preserve"> from the </w:t>
      </w:r>
      <w:r w:rsidR="006D2C7B">
        <w:rPr>
          <w:rFonts w:ascii="Arial" w:hAnsi="Arial" w:cs="Arial"/>
          <w:bCs/>
          <w:sz w:val="20"/>
          <w:szCs w:val="20"/>
        </w:rPr>
        <w:t>rifapentine-moxfiloxacin</w:t>
      </w:r>
      <w:r w:rsidR="000701C6" w:rsidRPr="008566BF">
        <w:rPr>
          <w:rFonts w:ascii="Arial" w:hAnsi="Arial" w:cs="Arial"/>
          <w:bCs/>
          <w:sz w:val="20"/>
          <w:szCs w:val="20"/>
        </w:rPr>
        <w:t xml:space="preserve"> regimen</w:t>
      </w:r>
      <w:r w:rsidR="00234347">
        <w:rPr>
          <w:rFonts w:ascii="Arial" w:hAnsi="Arial" w:cs="Arial"/>
          <w:bCs/>
          <w:sz w:val="20"/>
          <w:szCs w:val="20"/>
        </w:rPr>
        <w:t>.</w:t>
      </w:r>
      <w:r w:rsidR="000701C6">
        <w:rPr>
          <w:rFonts w:ascii="Arial" w:hAnsi="Arial" w:cs="Arial"/>
          <w:bCs/>
          <w:sz w:val="20"/>
          <w:szCs w:val="20"/>
        </w:rPr>
        <w:t xml:space="preserve"> </w:t>
      </w:r>
      <w:r w:rsidR="00234347" w:rsidRPr="008566BF">
        <w:rPr>
          <w:rFonts w:ascii="Arial" w:hAnsi="Arial" w:cs="Arial"/>
          <w:bCs/>
          <w:sz w:val="20"/>
          <w:szCs w:val="20"/>
        </w:rPr>
        <w:t>In total, 47</w:t>
      </w:r>
      <w:r w:rsidR="00BE7A16">
        <w:rPr>
          <w:rFonts w:ascii="Arial" w:hAnsi="Arial" w:cs="Arial"/>
          <w:bCs/>
          <w:sz w:val="20"/>
          <w:szCs w:val="20"/>
        </w:rPr>
        <w:t>2</w:t>
      </w:r>
      <w:r w:rsidR="00234347" w:rsidRPr="008566BF">
        <w:rPr>
          <w:rFonts w:ascii="Arial" w:hAnsi="Arial" w:cs="Arial"/>
          <w:bCs/>
          <w:sz w:val="20"/>
          <w:szCs w:val="20"/>
        </w:rPr>
        <w:t xml:space="preserve"> intensive samples and 4</w:t>
      </w:r>
      <w:r w:rsidR="00BE7A16">
        <w:rPr>
          <w:rFonts w:ascii="Arial" w:hAnsi="Arial" w:cs="Arial"/>
          <w:bCs/>
          <w:sz w:val="20"/>
          <w:szCs w:val="20"/>
        </w:rPr>
        <w:t>556</w:t>
      </w:r>
      <w:r w:rsidR="00234347" w:rsidRPr="008566BF">
        <w:rPr>
          <w:rFonts w:ascii="Arial" w:hAnsi="Arial" w:cs="Arial"/>
          <w:bCs/>
          <w:sz w:val="20"/>
          <w:szCs w:val="20"/>
        </w:rPr>
        <w:t xml:space="preserve"> sparse samples were collected and measured for </w:t>
      </w:r>
      <w:r w:rsidR="00234347">
        <w:rPr>
          <w:rFonts w:ascii="Arial" w:hAnsi="Arial" w:cs="Arial"/>
          <w:bCs/>
          <w:sz w:val="20"/>
          <w:szCs w:val="20"/>
        </w:rPr>
        <w:t xml:space="preserve">both </w:t>
      </w:r>
      <w:r w:rsidR="00234347" w:rsidRPr="008566BF">
        <w:rPr>
          <w:rFonts w:ascii="Arial" w:hAnsi="Arial" w:cs="Arial"/>
          <w:bCs/>
          <w:sz w:val="20"/>
          <w:szCs w:val="20"/>
        </w:rPr>
        <w:t>parent drug rifapentine and metabolite 25-desacetyl-rifapentine concentrations</w:t>
      </w:r>
      <w:r w:rsidR="00234347">
        <w:rPr>
          <w:rFonts w:ascii="Arial" w:hAnsi="Arial" w:cs="Arial"/>
          <w:bCs/>
          <w:sz w:val="20"/>
          <w:szCs w:val="20"/>
        </w:rPr>
        <w:t xml:space="preserve"> (Figure </w:t>
      </w:r>
      <w:r w:rsidR="00422101">
        <w:rPr>
          <w:rFonts w:ascii="Arial" w:hAnsi="Arial" w:cs="Arial"/>
          <w:bCs/>
          <w:sz w:val="20"/>
          <w:szCs w:val="20"/>
        </w:rPr>
        <w:t>1</w:t>
      </w:r>
      <w:r w:rsidR="00234347">
        <w:rPr>
          <w:rFonts w:ascii="Arial" w:hAnsi="Arial" w:cs="Arial"/>
          <w:bCs/>
          <w:sz w:val="20"/>
          <w:szCs w:val="20"/>
        </w:rPr>
        <w:t>)</w:t>
      </w:r>
      <w:r w:rsidR="00234347" w:rsidRPr="008566BF">
        <w:rPr>
          <w:rFonts w:ascii="Arial" w:hAnsi="Arial" w:cs="Arial"/>
          <w:bCs/>
          <w:sz w:val="20"/>
          <w:szCs w:val="20"/>
        </w:rPr>
        <w:t>.</w:t>
      </w:r>
      <w:r w:rsidR="00234347" w:rsidRPr="004B4D13">
        <w:rPr>
          <w:rFonts w:ascii="Arial" w:eastAsia="Arial Unicode MS" w:hAnsi="Arial" w:cs="Arial"/>
          <w:bCs/>
          <w:sz w:val="20"/>
          <w:szCs w:val="20"/>
          <w:lang w:eastAsia="zh-TW"/>
        </w:rPr>
        <w:t xml:space="preserve"> </w:t>
      </w:r>
      <w:r w:rsidR="007D2337">
        <w:rPr>
          <w:rFonts w:ascii="Arial" w:eastAsia="Times New Roman" w:hAnsi="Arial" w:cs="Arial"/>
          <w:bCs/>
          <w:color w:val="000000"/>
          <w:sz w:val="20"/>
          <w:szCs w:val="20"/>
          <w:lang w:eastAsia="zh-TW"/>
        </w:rPr>
        <w:t xml:space="preserve">Twenty-four samples were reported as below the limit of quantification (0.25 µg/mL) and were fixed to 0.125 µg/mL. </w:t>
      </w:r>
      <w:r w:rsidR="000701C6" w:rsidRPr="008566BF">
        <w:rPr>
          <w:rFonts w:ascii="Arial" w:hAnsi="Arial" w:cs="Arial"/>
          <w:bCs/>
          <w:sz w:val="20"/>
          <w:szCs w:val="20"/>
        </w:rPr>
        <w:t xml:space="preserve">Patient demographics </w:t>
      </w:r>
      <w:r w:rsidR="00206DA3">
        <w:rPr>
          <w:rFonts w:ascii="Arial" w:hAnsi="Arial" w:cs="Arial"/>
          <w:bCs/>
          <w:sz w:val="20"/>
          <w:szCs w:val="20"/>
        </w:rPr>
        <w:t xml:space="preserve">and </w:t>
      </w:r>
      <w:r w:rsidR="000701C6" w:rsidRPr="008566BF">
        <w:rPr>
          <w:rFonts w:ascii="Arial" w:hAnsi="Arial" w:cs="Arial"/>
          <w:bCs/>
          <w:sz w:val="20"/>
          <w:szCs w:val="20"/>
        </w:rPr>
        <w:t xml:space="preserve">clinical factors </w:t>
      </w:r>
      <w:r w:rsidR="004B4D13">
        <w:rPr>
          <w:rFonts w:ascii="Arial" w:hAnsi="Arial" w:cs="Arial"/>
          <w:bCs/>
          <w:sz w:val="20"/>
          <w:szCs w:val="20"/>
        </w:rPr>
        <w:t>were similar across the two investigational arms and across the model development and validation datasets</w:t>
      </w:r>
      <w:r w:rsidR="000701C6" w:rsidRPr="008566BF">
        <w:rPr>
          <w:rFonts w:ascii="Arial" w:hAnsi="Arial" w:cs="Arial"/>
          <w:bCs/>
          <w:sz w:val="20"/>
          <w:szCs w:val="20"/>
        </w:rPr>
        <w:t xml:space="preserve"> </w:t>
      </w:r>
      <w:r w:rsidR="004B4D13">
        <w:rPr>
          <w:rFonts w:ascii="Arial" w:hAnsi="Arial" w:cs="Arial"/>
          <w:bCs/>
          <w:sz w:val="20"/>
          <w:szCs w:val="20"/>
        </w:rPr>
        <w:t>(</w:t>
      </w:r>
      <w:r w:rsidR="00206DA3">
        <w:rPr>
          <w:rFonts w:ascii="Arial" w:hAnsi="Arial" w:cs="Arial"/>
          <w:bCs/>
          <w:sz w:val="20"/>
          <w:szCs w:val="20"/>
        </w:rPr>
        <w:t>T</w:t>
      </w:r>
      <w:r w:rsidR="000701C6" w:rsidRPr="008566BF">
        <w:rPr>
          <w:rFonts w:ascii="Arial" w:hAnsi="Arial" w:cs="Arial"/>
          <w:bCs/>
          <w:sz w:val="20"/>
          <w:szCs w:val="20"/>
        </w:rPr>
        <w:t>able 1</w:t>
      </w:r>
      <w:r w:rsidR="004B4D13">
        <w:rPr>
          <w:rFonts w:ascii="Arial" w:hAnsi="Arial" w:cs="Arial"/>
          <w:bCs/>
          <w:sz w:val="20"/>
          <w:szCs w:val="20"/>
        </w:rPr>
        <w:t xml:space="preserve"> and </w:t>
      </w:r>
      <w:r w:rsidR="00206DA3">
        <w:rPr>
          <w:rFonts w:ascii="Arial" w:hAnsi="Arial" w:cs="Arial"/>
          <w:bCs/>
          <w:sz w:val="20"/>
          <w:szCs w:val="20"/>
        </w:rPr>
        <w:t>S</w:t>
      </w:r>
      <w:r w:rsidR="004B4D13">
        <w:rPr>
          <w:rFonts w:ascii="Arial" w:hAnsi="Arial" w:cs="Arial"/>
          <w:bCs/>
          <w:sz w:val="20"/>
          <w:szCs w:val="20"/>
        </w:rPr>
        <w:t xml:space="preserve">upplemental </w:t>
      </w:r>
      <w:r w:rsidR="00206DA3">
        <w:rPr>
          <w:rFonts w:ascii="Arial" w:hAnsi="Arial" w:cs="Arial"/>
          <w:bCs/>
          <w:sz w:val="20"/>
          <w:szCs w:val="20"/>
        </w:rPr>
        <w:t>T</w:t>
      </w:r>
      <w:r w:rsidR="004B4D13">
        <w:rPr>
          <w:rFonts w:ascii="Arial" w:hAnsi="Arial" w:cs="Arial"/>
          <w:bCs/>
          <w:sz w:val="20"/>
          <w:szCs w:val="20"/>
        </w:rPr>
        <w:t>able 1)</w:t>
      </w:r>
      <w:r w:rsidR="000701C6" w:rsidRPr="008566BF">
        <w:rPr>
          <w:rFonts w:ascii="Arial" w:hAnsi="Arial" w:cs="Arial"/>
          <w:bCs/>
          <w:sz w:val="20"/>
          <w:szCs w:val="20"/>
        </w:rPr>
        <w:t>.</w:t>
      </w:r>
      <w:r w:rsidR="008D0D13">
        <w:rPr>
          <w:rFonts w:ascii="Arial" w:hAnsi="Arial" w:cs="Arial"/>
          <w:bCs/>
          <w:sz w:val="20"/>
          <w:szCs w:val="20"/>
        </w:rPr>
        <w:t xml:space="preserve"> </w:t>
      </w:r>
    </w:p>
    <w:p w14:paraId="0E1DAE2A" w14:textId="77777777" w:rsidR="00C02E0C" w:rsidRDefault="00C02E0C" w:rsidP="00801D45">
      <w:pPr>
        <w:spacing w:line="480" w:lineRule="auto"/>
        <w:rPr>
          <w:rFonts w:ascii="Arial" w:hAnsi="Arial" w:cs="Arial"/>
          <w:b/>
          <w:bCs/>
          <w:sz w:val="22"/>
          <w:szCs w:val="22"/>
        </w:rPr>
      </w:pPr>
    </w:p>
    <w:p w14:paraId="0CAC86CE" w14:textId="77777777" w:rsidR="00C02E0C" w:rsidRDefault="00C02E0C" w:rsidP="00801D45">
      <w:pPr>
        <w:spacing w:line="480" w:lineRule="auto"/>
        <w:rPr>
          <w:rFonts w:ascii="Arial" w:hAnsi="Arial" w:cs="Arial"/>
          <w:b/>
          <w:bCs/>
          <w:sz w:val="20"/>
          <w:szCs w:val="20"/>
        </w:rPr>
      </w:pPr>
      <w:r>
        <w:rPr>
          <w:rFonts w:ascii="Arial" w:hAnsi="Arial" w:cs="Arial"/>
          <w:b/>
          <w:bCs/>
          <w:sz w:val="20"/>
          <w:szCs w:val="20"/>
        </w:rPr>
        <w:t>Pharmacokinetic Model</w:t>
      </w:r>
    </w:p>
    <w:p w14:paraId="35BA2A33" w14:textId="6DF7F4B8" w:rsidR="00E21EFA" w:rsidRDefault="00C30406" w:rsidP="00801D45">
      <w:pPr>
        <w:spacing w:line="480" w:lineRule="auto"/>
        <w:rPr>
          <w:rFonts w:ascii="Arial" w:hAnsi="Arial" w:cs="Arial"/>
          <w:sz w:val="20"/>
          <w:szCs w:val="20"/>
        </w:rPr>
      </w:pPr>
      <w:r>
        <w:rPr>
          <w:rFonts w:ascii="Arial" w:hAnsi="Arial" w:cs="Arial"/>
          <w:sz w:val="20"/>
          <w:szCs w:val="20"/>
        </w:rPr>
        <w:t xml:space="preserve">The one-compartment </w:t>
      </w:r>
      <w:r w:rsidR="00540428">
        <w:rPr>
          <w:rFonts w:ascii="Arial" w:hAnsi="Arial" w:cs="Arial"/>
          <w:sz w:val="20"/>
          <w:szCs w:val="20"/>
        </w:rPr>
        <w:t xml:space="preserve">disposition </w:t>
      </w:r>
      <w:r>
        <w:rPr>
          <w:rFonts w:ascii="Arial" w:hAnsi="Arial" w:cs="Arial"/>
          <w:sz w:val="20"/>
          <w:szCs w:val="20"/>
        </w:rPr>
        <w:t xml:space="preserve">model with linear metabolite clearance and transit compartment absorption best described the </w:t>
      </w:r>
      <w:r w:rsidR="004E026F">
        <w:rPr>
          <w:rFonts w:ascii="Arial" w:hAnsi="Arial" w:cs="Arial"/>
          <w:sz w:val="20"/>
          <w:szCs w:val="20"/>
        </w:rPr>
        <w:t xml:space="preserve">observed </w:t>
      </w:r>
      <w:r>
        <w:rPr>
          <w:rFonts w:ascii="Arial" w:hAnsi="Arial" w:cs="Arial"/>
          <w:sz w:val="20"/>
          <w:szCs w:val="20"/>
        </w:rPr>
        <w:t xml:space="preserve">data. </w:t>
      </w:r>
      <w:r w:rsidR="006F1DDD">
        <w:rPr>
          <w:rFonts w:ascii="Arial" w:hAnsi="Arial" w:cs="Arial"/>
          <w:sz w:val="20"/>
          <w:szCs w:val="20"/>
        </w:rPr>
        <w:t xml:space="preserve">The </w:t>
      </w:r>
      <w:r w:rsidR="004E026F">
        <w:rPr>
          <w:rFonts w:ascii="Arial" w:hAnsi="Arial" w:cs="Arial"/>
          <w:sz w:val="20"/>
          <w:szCs w:val="20"/>
        </w:rPr>
        <w:t>rifapentine</w:t>
      </w:r>
      <w:r w:rsidR="00C02E0C">
        <w:rPr>
          <w:rFonts w:ascii="Arial" w:hAnsi="Arial" w:cs="Arial"/>
          <w:sz w:val="20"/>
          <w:szCs w:val="20"/>
        </w:rPr>
        <w:t xml:space="preserve"> </w:t>
      </w:r>
      <w:r w:rsidR="006F1DDD">
        <w:rPr>
          <w:rFonts w:ascii="Arial" w:hAnsi="Arial" w:cs="Arial"/>
          <w:sz w:val="20"/>
          <w:szCs w:val="20"/>
        </w:rPr>
        <w:t xml:space="preserve">steady state </w:t>
      </w:r>
      <w:r w:rsidR="00C02E0C">
        <w:rPr>
          <w:rFonts w:ascii="Arial" w:hAnsi="Arial" w:cs="Arial"/>
          <w:sz w:val="20"/>
          <w:szCs w:val="20"/>
        </w:rPr>
        <w:t xml:space="preserve">apparent </w:t>
      </w:r>
      <w:r w:rsidR="00206DA3">
        <w:rPr>
          <w:rFonts w:ascii="Arial" w:hAnsi="Arial" w:cs="Arial"/>
          <w:sz w:val="20"/>
          <w:szCs w:val="20"/>
        </w:rPr>
        <w:t>clearance</w:t>
      </w:r>
      <w:r w:rsidR="00372FA3">
        <w:rPr>
          <w:rFonts w:ascii="Arial" w:hAnsi="Arial" w:cs="Arial"/>
          <w:sz w:val="20"/>
          <w:szCs w:val="20"/>
        </w:rPr>
        <w:t xml:space="preserve"> </w:t>
      </w:r>
      <w:r w:rsidR="00C02E0C">
        <w:rPr>
          <w:rFonts w:ascii="Arial" w:hAnsi="Arial" w:cs="Arial"/>
          <w:sz w:val="20"/>
          <w:szCs w:val="20"/>
        </w:rPr>
        <w:t>was estimated to be 2.2</w:t>
      </w:r>
      <w:r w:rsidR="00376403">
        <w:rPr>
          <w:rFonts w:ascii="Arial" w:hAnsi="Arial" w:cs="Arial"/>
          <w:sz w:val="20"/>
          <w:szCs w:val="20"/>
        </w:rPr>
        <w:t>4</w:t>
      </w:r>
      <w:r w:rsidR="00C02E0C">
        <w:rPr>
          <w:rFonts w:ascii="Arial" w:hAnsi="Arial" w:cs="Arial"/>
          <w:sz w:val="20"/>
          <w:szCs w:val="20"/>
        </w:rPr>
        <w:t xml:space="preserve"> L/h</w:t>
      </w:r>
      <w:r w:rsidR="00376403">
        <w:rPr>
          <w:rFonts w:ascii="Arial" w:hAnsi="Arial" w:cs="Arial"/>
          <w:sz w:val="20"/>
          <w:szCs w:val="20"/>
        </w:rPr>
        <w:t xml:space="preserve"> </w:t>
      </w:r>
      <w:r>
        <w:rPr>
          <w:rFonts w:ascii="Arial" w:hAnsi="Arial" w:cs="Arial"/>
          <w:sz w:val="20"/>
          <w:szCs w:val="20"/>
        </w:rPr>
        <w:t xml:space="preserve">and the </w:t>
      </w:r>
      <w:r w:rsidR="00206DA3">
        <w:rPr>
          <w:rFonts w:ascii="Arial" w:hAnsi="Arial" w:cs="Arial"/>
          <w:sz w:val="20"/>
          <w:szCs w:val="20"/>
        </w:rPr>
        <w:t>apparent volume of distribution to be</w:t>
      </w:r>
      <w:r>
        <w:rPr>
          <w:rFonts w:ascii="Arial" w:hAnsi="Arial" w:cs="Arial"/>
          <w:sz w:val="20"/>
          <w:szCs w:val="20"/>
        </w:rPr>
        <w:t xml:space="preserve"> 47.</w:t>
      </w:r>
      <w:r w:rsidR="00376403">
        <w:rPr>
          <w:rFonts w:ascii="Arial" w:hAnsi="Arial" w:cs="Arial"/>
          <w:sz w:val="20"/>
          <w:szCs w:val="20"/>
        </w:rPr>
        <w:t>4</w:t>
      </w:r>
      <w:r>
        <w:rPr>
          <w:rFonts w:ascii="Arial" w:hAnsi="Arial" w:cs="Arial"/>
          <w:sz w:val="20"/>
          <w:szCs w:val="20"/>
        </w:rPr>
        <w:t xml:space="preserve"> L </w:t>
      </w:r>
      <w:r w:rsidR="00C02E0C">
        <w:rPr>
          <w:rFonts w:ascii="Arial" w:hAnsi="Arial" w:cs="Arial"/>
          <w:sz w:val="20"/>
          <w:szCs w:val="20"/>
        </w:rPr>
        <w:t xml:space="preserve">in the typical reference patient (male, Black, and HIV-). </w:t>
      </w:r>
      <w:r w:rsidR="00E21EFA">
        <w:rPr>
          <w:rFonts w:ascii="Arial" w:hAnsi="Arial" w:cs="Arial"/>
          <w:sz w:val="20"/>
          <w:szCs w:val="20"/>
        </w:rPr>
        <w:t xml:space="preserve">Two transit compartments best described the absorption phase </w:t>
      </w:r>
      <w:r w:rsidR="00CB1A78">
        <w:rPr>
          <w:rFonts w:ascii="Arial" w:hAnsi="Arial" w:cs="Arial"/>
          <w:sz w:val="20"/>
          <w:szCs w:val="20"/>
        </w:rPr>
        <w:t>with</w:t>
      </w:r>
      <w:r w:rsidR="00E21EFA">
        <w:rPr>
          <w:rFonts w:ascii="Arial" w:hAnsi="Arial" w:cs="Arial"/>
          <w:sz w:val="20"/>
          <w:szCs w:val="20"/>
        </w:rPr>
        <w:t xml:space="preserve"> a mean transit time (MTT) of 3.6</w:t>
      </w:r>
      <w:r w:rsidR="00F12AA6">
        <w:rPr>
          <w:rFonts w:ascii="Arial" w:hAnsi="Arial" w:cs="Arial"/>
          <w:sz w:val="20"/>
          <w:szCs w:val="20"/>
        </w:rPr>
        <w:t>8</w:t>
      </w:r>
      <w:r w:rsidR="00E21EFA">
        <w:rPr>
          <w:rFonts w:ascii="Arial" w:hAnsi="Arial" w:cs="Arial"/>
          <w:sz w:val="20"/>
          <w:szCs w:val="20"/>
        </w:rPr>
        <w:t xml:space="preserve"> hou</w:t>
      </w:r>
      <w:r w:rsidR="00ED34A4">
        <w:rPr>
          <w:rFonts w:ascii="Arial" w:hAnsi="Arial" w:cs="Arial"/>
          <w:sz w:val="20"/>
          <w:szCs w:val="20"/>
        </w:rPr>
        <w:t>r</w:t>
      </w:r>
      <w:r w:rsidR="00E21EFA">
        <w:rPr>
          <w:rFonts w:ascii="Arial" w:hAnsi="Arial" w:cs="Arial"/>
          <w:sz w:val="20"/>
          <w:szCs w:val="20"/>
        </w:rPr>
        <w:t>s.</w:t>
      </w:r>
      <w:r w:rsidR="0076614E">
        <w:rPr>
          <w:rFonts w:ascii="Arial" w:hAnsi="Arial" w:cs="Arial"/>
          <w:sz w:val="20"/>
          <w:szCs w:val="20"/>
        </w:rPr>
        <w:t xml:space="preserve"> Metabolite clearance (CL</w:t>
      </w:r>
      <w:r w:rsidR="0076614E" w:rsidRPr="00FF6DA4">
        <w:rPr>
          <w:rFonts w:ascii="Arial" w:hAnsi="Arial" w:cs="Arial"/>
          <w:sz w:val="20"/>
          <w:szCs w:val="20"/>
          <w:vertAlign w:val="subscript"/>
        </w:rPr>
        <w:t>m</w:t>
      </w:r>
      <w:r w:rsidR="0076614E">
        <w:rPr>
          <w:rFonts w:ascii="Arial" w:hAnsi="Arial" w:cs="Arial"/>
          <w:sz w:val="20"/>
          <w:szCs w:val="20"/>
        </w:rPr>
        <w:t>) was estimated as 2.15 L/h. Between subject variability was estimated for the following PK parameters: bioavailability (19.7%), apparent clearance (32.3%), mean transit time (32.8%), and metabolite clearance (47.5%). Correlations were found between CL-F=41.2%, F-CL</w:t>
      </w:r>
      <w:r w:rsidR="0076614E" w:rsidRPr="00FF6DA4">
        <w:rPr>
          <w:rFonts w:ascii="Arial" w:hAnsi="Arial" w:cs="Arial"/>
          <w:sz w:val="20"/>
          <w:szCs w:val="20"/>
          <w:vertAlign w:val="subscript"/>
        </w:rPr>
        <w:t>m</w:t>
      </w:r>
      <w:r w:rsidR="0076614E">
        <w:rPr>
          <w:rFonts w:ascii="Arial" w:hAnsi="Arial" w:cs="Arial"/>
          <w:sz w:val="20"/>
          <w:szCs w:val="20"/>
        </w:rPr>
        <w:t>=39.2%, and CL-CL</w:t>
      </w:r>
      <w:r w:rsidR="0076614E" w:rsidRPr="00FF6DA4">
        <w:rPr>
          <w:rFonts w:ascii="Arial" w:hAnsi="Arial" w:cs="Arial"/>
          <w:sz w:val="20"/>
          <w:szCs w:val="20"/>
          <w:vertAlign w:val="subscript"/>
        </w:rPr>
        <w:t>m</w:t>
      </w:r>
      <w:r w:rsidR="0076614E">
        <w:rPr>
          <w:rFonts w:ascii="Arial" w:hAnsi="Arial" w:cs="Arial"/>
          <w:sz w:val="20"/>
          <w:szCs w:val="20"/>
        </w:rPr>
        <w:t>=58.1%. T</w:t>
      </w:r>
      <w:r w:rsidR="00540428">
        <w:rPr>
          <w:rFonts w:ascii="Arial" w:hAnsi="Arial" w:cs="Arial"/>
          <w:sz w:val="20"/>
          <w:szCs w:val="20"/>
        </w:rPr>
        <w:t xml:space="preserve">he distribution of </w:t>
      </w:r>
      <w:r w:rsidR="00691E4A">
        <w:rPr>
          <w:rFonts w:ascii="Arial" w:hAnsi="Arial" w:cs="Arial"/>
          <w:sz w:val="20"/>
          <w:szCs w:val="20"/>
        </w:rPr>
        <w:t>between subject</w:t>
      </w:r>
      <w:r w:rsidR="00540428">
        <w:rPr>
          <w:rFonts w:ascii="Arial" w:hAnsi="Arial" w:cs="Arial"/>
          <w:sz w:val="20"/>
          <w:szCs w:val="20"/>
        </w:rPr>
        <w:t xml:space="preserve"> variability on </w:t>
      </w:r>
      <w:r w:rsidR="0076614E">
        <w:rPr>
          <w:rFonts w:ascii="Arial" w:hAnsi="Arial" w:cs="Arial"/>
          <w:sz w:val="20"/>
          <w:szCs w:val="20"/>
        </w:rPr>
        <w:t>CL</w:t>
      </w:r>
      <w:r w:rsidR="0076614E" w:rsidRPr="00FF6DA4">
        <w:rPr>
          <w:rFonts w:ascii="Arial" w:hAnsi="Arial" w:cs="Arial"/>
          <w:sz w:val="20"/>
          <w:szCs w:val="20"/>
          <w:vertAlign w:val="subscript"/>
        </w:rPr>
        <w:t>m</w:t>
      </w:r>
      <w:r w:rsidR="0076614E">
        <w:rPr>
          <w:rFonts w:ascii="Arial" w:hAnsi="Arial" w:cs="Arial"/>
          <w:sz w:val="20"/>
          <w:szCs w:val="20"/>
        </w:rPr>
        <w:t xml:space="preserve"> </w:t>
      </w:r>
      <w:r w:rsidR="00540428">
        <w:rPr>
          <w:rFonts w:ascii="Arial" w:hAnsi="Arial" w:cs="Arial"/>
          <w:sz w:val="20"/>
          <w:szCs w:val="20"/>
        </w:rPr>
        <w:t>was not normal and required a</w:t>
      </w:r>
      <w:r w:rsidR="00FF6DA4">
        <w:rPr>
          <w:rFonts w:ascii="Arial" w:hAnsi="Arial" w:cs="Arial"/>
          <w:sz w:val="20"/>
          <w:szCs w:val="20"/>
        </w:rPr>
        <w:t xml:space="preserve"> </w:t>
      </w:r>
      <w:r w:rsidR="00206DA3">
        <w:rPr>
          <w:rFonts w:ascii="Arial" w:hAnsi="Arial" w:cs="Arial"/>
          <w:sz w:val="20"/>
          <w:szCs w:val="20"/>
        </w:rPr>
        <w:t>B</w:t>
      </w:r>
      <w:r w:rsidR="00FF6DA4">
        <w:rPr>
          <w:rFonts w:ascii="Arial" w:hAnsi="Arial" w:cs="Arial"/>
          <w:sz w:val="20"/>
          <w:szCs w:val="20"/>
        </w:rPr>
        <w:t xml:space="preserve">ox </w:t>
      </w:r>
      <w:r w:rsidR="00206DA3">
        <w:rPr>
          <w:rFonts w:ascii="Arial" w:hAnsi="Arial" w:cs="Arial"/>
          <w:sz w:val="20"/>
          <w:szCs w:val="20"/>
        </w:rPr>
        <w:t>C</w:t>
      </w:r>
      <w:r w:rsidR="00FF6DA4">
        <w:rPr>
          <w:rFonts w:ascii="Arial" w:hAnsi="Arial" w:cs="Arial"/>
          <w:sz w:val="20"/>
          <w:szCs w:val="20"/>
        </w:rPr>
        <w:t xml:space="preserve">ox transformation </w:t>
      </w:r>
      <w:r w:rsidR="00540428">
        <w:rPr>
          <w:rFonts w:ascii="Arial" w:hAnsi="Arial" w:cs="Arial"/>
          <w:sz w:val="20"/>
          <w:szCs w:val="20"/>
        </w:rPr>
        <w:t xml:space="preserve">to </w:t>
      </w:r>
      <w:r w:rsidR="00AF70C8">
        <w:rPr>
          <w:rFonts w:ascii="Arial" w:hAnsi="Arial" w:cs="Arial"/>
          <w:sz w:val="20"/>
          <w:szCs w:val="20"/>
        </w:rPr>
        <w:t>improve model fit</w:t>
      </w:r>
      <w:r w:rsidR="00FF6DA4">
        <w:rPr>
          <w:rFonts w:ascii="Arial" w:hAnsi="Arial" w:cs="Arial"/>
          <w:sz w:val="20"/>
          <w:szCs w:val="20"/>
        </w:rPr>
        <w:t xml:space="preserve">. </w:t>
      </w:r>
      <w:r w:rsidR="00D65E11">
        <w:rPr>
          <w:rFonts w:ascii="Arial" w:hAnsi="Arial" w:cs="Arial"/>
          <w:sz w:val="20"/>
          <w:szCs w:val="20"/>
        </w:rPr>
        <w:t>(Table 2)</w:t>
      </w:r>
    </w:p>
    <w:p w14:paraId="107FB11B" w14:textId="0DBA028C" w:rsidR="001C5BDA" w:rsidRDefault="001C5BDA" w:rsidP="00801D45">
      <w:pPr>
        <w:spacing w:line="480" w:lineRule="auto"/>
        <w:rPr>
          <w:rFonts w:ascii="Arial" w:hAnsi="Arial" w:cs="Arial"/>
          <w:sz w:val="20"/>
          <w:szCs w:val="20"/>
        </w:rPr>
      </w:pPr>
    </w:p>
    <w:p w14:paraId="34006F01" w14:textId="30D370FC" w:rsidR="001C5BDA" w:rsidRDefault="001C5BDA" w:rsidP="00801D45">
      <w:pPr>
        <w:spacing w:line="480" w:lineRule="auto"/>
        <w:rPr>
          <w:rFonts w:ascii="Arial" w:hAnsi="Arial" w:cs="Arial"/>
          <w:b/>
          <w:bCs/>
          <w:sz w:val="20"/>
          <w:szCs w:val="20"/>
        </w:rPr>
      </w:pPr>
      <w:r>
        <w:rPr>
          <w:rFonts w:ascii="Arial" w:hAnsi="Arial" w:cs="Arial"/>
          <w:b/>
          <w:bCs/>
          <w:sz w:val="20"/>
          <w:szCs w:val="20"/>
        </w:rPr>
        <w:t>Impact of Covariates on Pharmacokinetics</w:t>
      </w:r>
    </w:p>
    <w:p w14:paraId="2EBBCD40" w14:textId="0C724590" w:rsidR="0042198D" w:rsidRDefault="00D65A0D" w:rsidP="00801D45">
      <w:pPr>
        <w:spacing w:line="480" w:lineRule="auto"/>
        <w:rPr>
          <w:rFonts w:ascii="Arial" w:hAnsi="Arial" w:cs="Arial"/>
          <w:sz w:val="20"/>
          <w:szCs w:val="20"/>
          <w:lang w:eastAsia="zh-TW"/>
        </w:rPr>
      </w:pPr>
      <w:r>
        <w:rPr>
          <w:rFonts w:ascii="Arial" w:hAnsi="Arial" w:cs="Arial"/>
          <w:sz w:val="20"/>
          <w:szCs w:val="20"/>
        </w:rPr>
        <w:t xml:space="preserve">The between subject variability </w:t>
      </w:r>
      <w:r w:rsidR="00DB3BC6">
        <w:rPr>
          <w:rFonts w:ascii="Arial" w:hAnsi="Arial" w:cs="Arial"/>
          <w:sz w:val="20"/>
          <w:szCs w:val="20"/>
        </w:rPr>
        <w:t>described earlier can be explained by demographic and clinical covariates. We found that r</w:t>
      </w:r>
      <w:r w:rsidR="0042198D">
        <w:rPr>
          <w:rFonts w:ascii="Arial" w:hAnsi="Arial" w:cs="Arial"/>
          <w:sz w:val="20"/>
          <w:szCs w:val="20"/>
        </w:rPr>
        <w:t>ifapentine bioavailability was strongly influenced by race</w:t>
      </w:r>
      <w:r w:rsidR="00D2282D">
        <w:rPr>
          <w:rFonts w:ascii="Arial" w:hAnsi="Arial" w:cs="Arial"/>
          <w:sz w:val="20"/>
          <w:szCs w:val="20"/>
        </w:rPr>
        <w:t xml:space="preserve"> and sex (P &lt; 0.001). </w:t>
      </w:r>
      <w:commentRangeStart w:id="107"/>
      <w:del w:id="108" w:author="Chang, Vincent" w:date="2023-01-17T11:08:00Z">
        <w:r w:rsidR="00D2282D">
          <w:rPr>
            <w:rFonts w:ascii="Arial" w:hAnsi="Arial" w:cs="Arial"/>
            <w:sz w:val="20"/>
            <w:szCs w:val="20"/>
          </w:rPr>
          <w:delText>Asians</w:delText>
        </w:r>
        <w:commentRangeEnd w:id="107"/>
        <w:r w:rsidR="002274E2">
          <w:rPr>
            <w:rStyle w:val="CommentReference"/>
          </w:rPr>
          <w:commentReference w:id="107"/>
        </w:r>
      </w:del>
      <w:ins w:id="109" w:author="Chang, Vincent" w:date="2023-01-17T11:08:00Z">
        <w:r w:rsidR="00267061">
          <w:rPr>
            <w:rFonts w:ascii="Arial" w:hAnsi="Arial" w:cs="Arial"/>
            <w:sz w:val="20"/>
            <w:szCs w:val="20"/>
          </w:rPr>
          <w:t>Participants of Asian race</w:t>
        </w:r>
      </w:ins>
      <w:r w:rsidR="00D2282D">
        <w:rPr>
          <w:rFonts w:ascii="Arial" w:hAnsi="Arial" w:cs="Arial"/>
          <w:sz w:val="20"/>
          <w:szCs w:val="20"/>
        </w:rPr>
        <w:t xml:space="preserve"> had a </w:t>
      </w:r>
      <w:r w:rsidR="00D2282D">
        <w:rPr>
          <w:rFonts w:ascii="Arial" w:hAnsi="Arial" w:cs="Arial"/>
          <w:sz w:val="20"/>
          <w:szCs w:val="20"/>
        </w:rPr>
        <w:lastRenderedPageBreak/>
        <w:t xml:space="preserve">9.2% increase in bioavailability relative to Black or Mixed race, and females had a 15.1% increase in bioavailability relative to males. </w:t>
      </w:r>
      <w:r w:rsidR="00DD4B05">
        <w:rPr>
          <w:rFonts w:ascii="Arial" w:hAnsi="Arial" w:cs="Arial"/>
          <w:sz w:val="20"/>
          <w:szCs w:val="20"/>
        </w:rPr>
        <w:t>Food</w:t>
      </w:r>
      <w:r w:rsidR="00362184">
        <w:rPr>
          <w:rFonts w:ascii="Arial" w:hAnsi="Arial" w:cs="Arial"/>
          <w:sz w:val="20"/>
          <w:szCs w:val="20"/>
        </w:rPr>
        <w:t>,</w:t>
      </w:r>
      <w:r w:rsidR="00DD4B05">
        <w:rPr>
          <w:rFonts w:ascii="Arial" w:hAnsi="Arial" w:cs="Arial"/>
          <w:sz w:val="20"/>
          <w:szCs w:val="20"/>
        </w:rPr>
        <w:t xml:space="preserve"> dose</w:t>
      </w:r>
      <w:r w:rsidR="00362184">
        <w:rPr>
          <w:rFonts w:ascii="Arial" w:hAnsi="Arial" w:cs="Arial"/>
          <w:sz w:val="20"/>
          <w:szCs w:val="20"/>
        </w:rPr>
        <w:t>, and time dependent enzyme induction</w:t>
      </w:r>
      <w:r w:rsidR="00DD4B05">
        <w:rPr>
          <w:rFonts w:ascii="Arial" w:hAnsi="Arial" w:cs="Arial"/>
          <w:sz w:val="20"/>
          <w:szCs w:val="20"/>
        </w:rPr>
        <w:t xml:space="preserve"> are well documented effects on </w:t>
      </w:r>
      <w:r w:rsidR="00362184">
        <w:rPr>
          <w:rFonts w:ascii="Arial" w:hAnsi="Arial" w:cs="Arial"/>
          <w:sz w:val="20"/>
          <w:szCs w:val="20"/>
        </w:rPr>
        <w:t>rifapentine</w:t>
      </w:r>
      <w:r w:rsidR="00DD4B05">
        <w:rPr>
          <w:rFonts w:ascii="Arial" w:hAnsi="Arial" w:cs="Arial"/>
          <w:sz w:val="20"/>
          <w:szCs w:val="20"/>
        </w:rPr>
        <w:t xml:space="preserve"> bioavailability</w:t>
      </w:r>
      <w:r w:rsidR="00DD4B05">
        <w:rPr>
          <w:rFonts w:ascii="Arial" w:hAnsi="Arial" w:cs="Arial"/>
          <w:sz w:val="20"/>
          <w:szCs w:val="20"/>
        </w:rPr>
        <w:fldChar w:fldCharType="begin"/>
      </w:r>
      <w:r w:rsidR="00221646">
        <w:rPr>
          <w:rFonts w:ascii="Arial" w:hAnsi="Arial" w:cs="Arial"/>
          <w:sz w:val="20"/>
          <w:szCs w:val="20"/>
        </w:rPr>
        <w:instrText xml:space="preserve"> ADDIN ZOTERO_ITEM CSL_CITATION {"citationID":"YnTZmyPn","properties":{"formattedCitation":"\\super 18\\nosupersub{}","plainCitation":"18","noteIndex":0},"citationItems":[{"id":118,"uris":["http://zotero.org/users/local/MK42wjil/items/M5S9IUW3"],"itemData":{"id":118,"type":"article-journal","abstract":"Rationale: Rifapentine has been investigated at various doses, frequencies, and dosing algorithms, but clarity on the optimal dosing approach is lacking.","container-title":"American Journal of Respiratory and Critical Care Medicine","DOI":"10.1164/rccm.201912-2489OC","ISSN":"1073-449X, 1535-4970","issue":"6","journalAbbreviation":"Am J Respir Crit Care Med","language":"en","page":"866-877","source":"DOI.org (Crossref)","title":"Rifapentine Population Pharmacokinetics and Dosing Recommendations for Latent Tuberculosis Infection","volume":"202","author":[{"family":"Hibma","given":"Jennifer E."},{"family":"Radtke","given":"Kendra K."},{"family":"Dorman","given":"Susan E."},{"family":"Jindani","given":"Amina"},{"family":"Dooley","given":"Kelly E."},{"family":"Weiner","given":"Marc"},{"family":"McIlleron","given":"Helen M."},{"family":"Savic","given":"Radojka M."}],"issued":{"date-parts":[["2020",9,15]]}}}],"schema":"https://github.com/citation-style-language/schema/raw/master/csl-citation.json"} </w:instrText>
      </w:r>
      <w:r w:rsidR="00DD4B05">
        <w:rPr>
          <w:rFonts w:ascii="Arial" w:hAnsi="Arial" w:cs="Arial"/>
          <w:sz w:val="20"/>
          <w:szCs w:val="20"/>
        </w:rPr>
        <w:fldChar w:fldCharType="separate"/>
      </w:r>
      <w:r w:rsidR="00221646" w:rsidRPr="00221646">
        <w:rPr>
          <w:rFonts w:ascii="Arial" w:hAnsi="Arial" w:cs="Arial"/>
          <w:sz w:val="20"/>
          <w:vertAlign w:val="superscript"/>
        </w:rPr>
        <w:t>18</w:t>
      </w:r>
      <w:r w:rsidR="00DD4B05">
        <w:rPr>
          <w:rFonts w:ascii="Arial" w:hAnsi="Arial" w:cs="Arial"/>
          <w:sz w:val="20"/>
          <w:szCs w:val="20"/>
        </w:rPr>
        <w:fldChar w:fldCharType="end"/>
      </w:r>
      <w:r w:rsidR="00DD4B05">
        <w:rPr>
          <w:rFonts w:ascii="Arial" w:hAnsi="Arial" w:cs="Arial"/>
          <w:sz w:val="20"/>
          <w:szCs w:val="20"/>
        </w:rPr>
        <w:t xml:space="preserve">, however since all </w:t>
      </w:r>
      <w:r w:rsidR="003067BA">
        <w:rPr>
          <w:rFonts w:ascii="Arial" w:hAnsi="Arial" w:cs="Arial"/>
          <w:sz w:val="20"/>
          <w:szCs w:val="20"/>
        </w:rPr>
        <w:t>participants</w:t>
      </w:r>
      <w:r w:rsidR="00DD4B05">
        <w:rPr>
          <w:rFonts w:ascii="Arial" w:hAnsi="Arial" w:cs="Arial"/>
          <w:sz w:val="20"/>
          <w:szCs w:val="20"/>
        </w:rPr>
        <w:t xml:space="preserve"> in </w:t>
      </w:r>
      <w:r w:rsidR="00C84193">
        <w:rPr>
          <w:rFonts w:ascii="Arial" w:hAnsi="Arial" w:cs="Arial"/>
          <w:sz w:val="20"/>
          <w:szCs w:val="20"/>
        </w:rPr>
        <w:t>S31/A5349</w:t>
      </w:r>
      <w:r w:rsidR="00DD4B05">
        <w:rPr>
          <w:rFonts w:ascii="Arial" w:hAnsi="Arial" w:cs="Arial"/>
          <w:sz w:val="20"/>
          <w:szCs w:val="20"/>
        </w:rPr>
        <w:t xml:space="preserve"> were given the same 1200 mg dose with food </w:t>
      </w:r>
      <w:r w:rsidR="00362184">
        <w:rPr>
          <w:rFonts w:ascii="Arial" w:hAnsi="Arial" w:cs="Arial"/>
          <w:sz w:val="20"/>
          <w:szCs w:val="20"/>
        </w:rPr>
        <w:t xml:space="preserve">with samples collected between 2-8 weeks (after induction has reached steady state) </w:t>
      </w:r>
      <w:r w:rsidR="00DD4B05">
        <w:rPr>
          <w:rFonts w:ascii="Arial" w:hAnsi="Arial" w:cs="Arial"/>
          <w:sz w:val="20"/>
          <w:szCs w:val="20"/>
        </w:rPr>
        <w:t>these effects could not be estimated.</w:t>
      </w:r>
      <w:r w:rsidR="00395C40">
        <w:rPr>
          <w:rFonts w:ascii="Arial" w:hAnsi="Arial" w:cs="Arial"/>
          <w:sz w:val="20"/>
          <w:szCs w:val="20"/>
        </w:rPr>
        <w:t xml:space="preserve"> (Figure </w:t>
      </w:r>
      <w:r w:rsidR="00422101">
        <w:rPr>
          <w:rFonts w:ascii="Arial" w:hAnsi="Arial" w:cs="Arial"/>
          <w:sz w:val="20"/>
          <w:szCs w:val="20"/>
        </w:rPr>
        <w:t>2</w:t>
      </w:r>
      <w:r w:rsidR="00395C40">
        <w:rPr>
          <w:rFonts w:ascii="Arial" w:hAnsi="Arial" w:cs="Arial"/>
          <w:sz w:val="20"/>
          <w:szCs w:val="20"/>
        </w:rPr>
        <w:t>)</w:t>
      </w:r>
    </w:p>
    <w:p w14:paraId="26015070" w14:textId="1B77A8F0" w:rsidR="00F820CA" w:rsidRDefault="00F820CA" w:rsidP="00801D45">
      <w:pPr>
        <w:spacing w:line="480" w:lineRule="auto"/>
        <w:rPr>
          <w:rFonts w:ascii="Arial" w:hAnsi="Arial" w:cs="Arial"/>
          <w:sz w:val="20"/>
          <w:szCs w:val="20"/>
        </w:rPr>
      </w:pPr>
    </w:p>
    <w:p w14:paraId="5898C744" w14:textId="36B06B43" w:rsidR="00F820CA" w:rsidRDefault="00F820CA" w:rsidP="00801D45">
      <w:pPr>
        <w:spacing w:line="480" w:lineRule="auto"/>
        <w:rPr>
          <w:rFonts w:ascii="Arial" w:hAnsi="Arial" w:cs="Arial"/>
          <w:sz w:val="20"/>
          <w:szCs w:val="20"/>
        </w:rPr>
      </w:pPr>
      <w:r>
        <w:rPr>
          <w:rFonts w:ascii="Arial" w:hAnsi="Arial" w:cs="Arial"/>
          <w:sz w:val="20"/>
          <w:szCs w:val="20"/>
        </w:rPr>
        <w:t xml:space="preserve">Body weight was </w:t>
      </w:r>
      <w:r w:rsidR="000142F1">
        <w:rPr>
          <w:rFonts w:ascii="Arial" w:hAnsi="Arial" w:cs="Arial"/>
          <w:sz w:val="20"/>
          <w:szCs w:val="20"/>
        </w:rPr>
        <w:t xml:space="preserve">statistically </w:t>
      </w:r>
      <w:r>
        <w:rPr>
          <w:rFonts w:ascii="Arial" w:hAnsi="Arial" w:cs="Arial"/>
          <w:sz w:val="20"/>
          <w:szCs w:val="20"/>
        </w:rPr>
        <w:t>significant on apparent clearance</w:t>
      </w:r>
      <w:r w:rsidR="008502FF">
        <w:rPr>
          <w:rFonts w:ascii="Arial" w:hAnsi="Arial" w:cs="Arial"/>
          <w:sz w:val="20"/>
          <w:szCs w:val="20"/>
        </w:rPr>
        <w:t xml:space="preserve"> (P&lt;0.001)</w:t>
      </w:r>
      <w:r>
        <w:rPr>
          <w:rFonts w:ascii="Arial" w:hAnsi="Arial" w:cs="Arial"/>
          <w:sz w:val="20"/>
          <w:szCs w:val="20"/>
        </w:rPr>
        <w:t xml:space="preserve">, however </w:t>
      </w:r>
      <w:r w:rsidR="00CD2B4B">
        <w:rPr>
          <w:rFonts w:ascii="Arial" w:hAnsi="Arial" w:cs="Arial"/>
          <w:sz w:val="20"/>
          <w:szCs w:val="20"/>
        </w:rPr>
        <w:t xml:space="preserve">apparent </w:t>
      </w:r>
      <w:r>
        <w:rPr>
          <w:rFonts w:ascii="Arial" w:hAnsi="Arial" w:cs="Arial"/>
          <w:sz w:val="20"/>
          <w:szCs w:val="20"/>
        </w:rPr>
        <w:t xml:space="preserve">clearance only changed by 2.6% for every 10 kg change in body weight, a clinically insignificant effect size that </w:t>
      </w:r>
      <w:r w:rsidR="008502FF">
        <w:rPr>
          <w:rFonts w:ascii="Arial" w:hAnsi="Arial" w:cs="Arial"/>
          <w:sz w:val="20"/>
          <w:szCs w:val="20"/>
        </w:rPr>
        <w:t>explained little of the variability in clearance</w:t>
      </w:r>
      <w:r w:rsidR="007D52DD">
        <w:rPr>
          <w:rFonts w:ascii="Arial" w:hAnsi="Arial" w:cs="Arial"/>
          <w:sz w:val="20"/>
          <w:szCs w:val="20"/>
        </w:rPr>
        <w:t xml:space="preserve"> </w:t>
      </w:r>
      <w:r w:rsidR="00362184">
        <w:rPr>
          <w:rFonts w:ascii="Arial" w:hAnsi="Arial" w:cs="Arial"/>
          <w:sz w:val="20"/>
          <w:szCs w:val="20"/>
        </w:rPr>
        <w:t xml:space="preserve">and did not appreciably change individual clearances </w:t>
      </w:r>
      <w:r w:rsidR="007D52DD">
        <w:rPr>
          <w:rFonts w:ascii="Arial" w:hAnsi="Arial" w:cs="Arial"/>
          <w:sz w:val="20"/>
          <w:szCs w:val="20"/>
        </w:rPr>
        <w:t>(</w:t>
      </w:r>
      <w:r w:rsidR="007E3122">
        <w:rPr>
          <w:rFonts w:ascii="Arial" w:hAnsi="Arial" w:cs="Arial"/>
          <w:sz w:val="20"/>
          <w:szCs w:val="20"/>
        </w:rPr>
        <w:t xml:space="preserve">Supplemental </w:t>
      </w:r>
      <w:r w:rsidR="007D52DD">
        <w:rPr>
          <w:rFonts w:ascii="Arial" w:hAnsi="Arial" w:cs="Arial"/>
          <w:sz w:val="20"/>
          <w:szCs w:val="20"/>
        </w:rPr>
        <w:t xml:space="preserve">Figure </w:t>
      </w:r>
      <w:r w:rsidR="007E3122">
        <w:rPr>
          <w:rFonts w:ascii="Arial" w:hAnsi="Arial" w:cs="Arial"/>
          <w:sz w:val="20"/>
          <w:szCs w:val="20"/>
        </w:rPr>
        <w:t>3</w:t>
      </w:r>
      <w:r w:rsidR="0045430F">
        <w:rPr>
          <w:rFonts w:ascii="Arial" w:hAnsi="Arial" w:cs="Arial"/>
          <w:sz w:val="20"/>
          <w:szCs w:val="20"/>
        </w:rPr>
        <w:t>A</w:t>
      </w:r>
      <w:r w:rsidR="007D52DD">
        <w:rPr>
          <w:rFonts w:ascii="Arial" w:hAnsi="Arial" w:cs="Arial"/>
          <w:sz w:val="20"/>
          <w:szCs w:val="20"/>
        </w:rPr>
        <w:t>)</w:t>
      </w:r>
      <w:r w:rsidR="008502FF">
        <w:rPr>
          <w:rFonts w:ascii="Arial" w:hAnsi="Arial" w:cs="Arial"/>
          <w:sz w:val="20"/>
          <w:szCs w:val="20"/>
        </w:rPr>
        <w:t xml:space="preserve">. </w:t>
      </w:r>
      <w:r w:rsidR="008B76E4">
        <w:rPr>
          <w:rFonts w:ascii="Arial" w:hAnsi="Arial" w:cs="Arial"/>
          <w:sz w:val="20"/>
          <w:szCs w:val="20"/>
        </w:rPr>
        <w:t xml:space="preserve">Additionally, individual clearance and </w:t>
      </w:r>
      <w:r w:rsidR="00B723F5">
        <w:rPr>
          <w:rFonts w:ascii="Arial" w:hAnsi="Arial" w:cs="Arial"/>
          <w:sz w:val="20"/>
          <w:szCs w:val="20"/>
        </w:rPr>
        <w:t xml:space="preserve">body </w:t>
      </w:r>
      <w:r w:rsidR="008B76E4">
        <w:rPr>
          <w:rFonts w:ascii="Arial" w:hAnsi="Arial" w:cs="Arial"/>
          <w:sz w:val="20"/>
          <w:szCs w:val="20"/>
        </w:rPr>
        <w:t>weight had a weak relationship, R</w:t>
      </w:r>
      <w:r w:rsidR="008B76E4">
        <w:rPr>
          <w:rFonts w:ascii="Arial" w:hAnsi="Arial" w:cs="Arial"/>
          <w:sz w:val="20"/>
          <w:szCs w:val="20"/>
          <w:vertAlign w:val="superscript"/>
        </w:rPr>
        <w:t>2</w:t>
      </w:r>
      <w:r w:rsidR="008B76E4">
        <w:rPr>
          <w:rFonts w:ascii="Arial" w:hAnsi="Arial" w:cs="Arial"/>
          <w:sz w:val="20"/>
          <w:szCs w:val="20"/>
        </w:rPr>
        <w:t>=0.0088 (Supplemental Figure 3B)</w:t>
      </w:r>
      <w:r w:rsidR="0045430F">
        <w:rPr>
          <w:rFonts w:ascii="Arial" w:hAnsi="Arial" w:cs="Arial"/>
          <w:sz w:val="20"/>
          <w:szCs w:val="20"/>
        </w:rPr>
        <w:t xml:space="preserve">. </w:t>
      </w:r>
      <w:r w:rsidR="008502FF">
        <w:rPr>
          <w:rFonts w:ascii="Arial" w:hAnsi="Arial" w:cs="Arial"/>
          <w:sz w:val="20"/>
          <w:szCs w:val="20"/>
        </w:rPr>
        <w:t>Ultimately, the effect was removed from the final model for parsimony</w:t>
      </w:r>
      <w:r w:rsidR="007D52DD">
        <w:rPr>
          <w:rFonts w:ascii="Arial" w:hAnsi="Arial" w:cs="Arial"/>
          <w:sz w:val="20"/>
          <w:szCs w:val="20"/>
        </w:rPr>
        <w:t>.</w:t>
      </w:r>
    </w:p>
    <w:p w14:paraId="29B5FA2D" w14:textId="454B6791" w:rsidR="007D52DD" w:rsidRDefault="007D52DD" w:rsidP="00801D45">
      <w:pPr>
        <w:spacing w:line="480" w:lineRule="auto"/>
        <w:rPr>
          <w:rFonts w:ascii="Arial" w:hAnsi="Arial" w:cs="Arial"/>
          <w:sz w:val="20"/>
          <w:szCs w:val="20"/>
        </w:rPr>
      </w:pPr>
    </w:p>
    <w:p w14:paraId="6312B29E" w14:textId="62590EAE" w:rsidR="001C5BDA" w:rsidRDefault="00EA2535" w:rsidP="00801D45">
      <w:pPr>
        <w:spacing w:line="480" w:lineRule="auto"/>
        <w:rPr>
          <w:rFonts w:ascii="Arial" w:hAnsi="Arial" w:cs="Arial"/>
          <w:sz w:val="20"/>
          <w:szCs w:val="20"/>
        </w:rPr>
      </w:pPr>
      <w:r>
        <w:rPr>
          <w:rFonts w:ascii="Arial" w:hAnsi="Arial" w:cs="Arial"/>
          <w:sz w:val="20"/>
          <w:szCs w:val="20"/>
        </w:rPr>
        <w:t xml:space="preserve">The raw </w:t>
      </w:r>
      <w:r w:rsidR="00B723F5">
        <w:rPr>
          <w:rFonts w:ascii="Arial" w:hAnsi="Arial" w:cs="Arial"/>
          <w:sz w:val="20"/>
          <w:szCs w:val="20"/>
        </w:rPr>
        <w:t xml:space="preserve">PK </w:t>
      </w:r>
      <w:r>
        <w:rPr>
          <w:rFonts w:ascii="Arial" w:hAnsi="Arial" w:cs="Arial"/>
          <w:sz w:val="20"/>
          <w:szCs w:val="20"/>
        </w:rPr>
        <w:t xml:space="preserve">profiles stratified by HIV status can be seen in </w:t>
      </w:r>
      <w:r w:rsidR="007E3122">
        <w:rPr>
          <w:rFonts w:ascii="Arial" w:hAnsi="Arial" w:cs="Arial"/>
          <w:sz w:val="20"/>
          <w:szCs w:val="20"/>
        </w:rPr>
        <w:t xml:space="preserve">Supplemental </w:t>
      </w:r>
      <w:r>
        <w:rPr>
          <w:rFonts w:ascii="Arial" w:hAnsi="Arial" w:cs="Arial"/>
          <w:sz w:val="20"/>
          <w:szCs w:val="20"/>
        </w:rPr>
        <w:t xml:space="preserve">Figure </w:t>
      </w:r>
      <w:r w:rsidR="007E3122">
        <w:rPr>
          <w:rFonts w:ascii="Arial" w:hAnsi="Arial" w:cs="Arial"/>
          <w:sz w:val="20"/>
          <w:szCs w:val="20"/>
        </w:rPr>
        <w:t>4</w:t>
      </w:r>
      <w:r>
        <w:rPr>
          <w:rFonts w:ascii="Arial" w:hAnsi="Arial" w:cs="Arial"/>
          <w:sz w:val="20"/>
          <w:szCs w:val="20"/>
        </w:rPr>
        <w:t xml:space="preserve">A, along with model calculated AUCs stratified by HIV status in </w:t>
      </w:r>
      <w:r w:rsidR="007E3122">
        <w:rPr>
          <w:rFonts w:ascii="Arial" w:hAnsi="Arial" w:cs="Arial"/>
          <w:sz w:val="20"/>
          <w:szCs w:val="20"/>
        </w:rPr>
        <w:t xml:space="preserve">Supplemental </w:t>
      </w:r>
      <w:r>
        <w:rPr>
          <w:rFonts w:ascii="Arial" w:hAnsi="Arial" w:cs="Arial"/>
          <w:sz w:val="20"/>
          <w:szCs w:val="20"/>
        </w:rPr>
        <w:t xml:space="preserve">Figure </w:t>
      </w:r>
      <w:r w:rsidR="007E3122">
        <w:rPr>
          <w:rFonts w:ascii="Arial" w:hAnsi="Arial" w:cs="Arial"/>
          <w:sz w:val="20"/>
          <w:szCs w:val="20"/>
        </w:rPr>
        <w:t>4</w:t>
      </w:r>
      <w:r>
        <w:rPr>
          <w:rFonts w:ascii="Arial" w:hAnsi="Arial" w:cs="Arial"/>
          <w:sz w:val="20"/>
          <w:szCs w:val="20"/>
        </w:rPr>
        <w:t>B</w:t>
      </w:r>
      <w:r w:rsidR="00362184">
        <w:rPr>
          <w:rFonts w:ascii="Arial" w:hAnsi="Arial" w:cs="Arial"/>
          <w:sz w:val="20"/>
          <w:szCs w:val="20"/>
        </w:rPr>
        <w:t xml:space="preserve"> where </w:t>
      </w:r>
      <w:r w:rsidR="00B723F5">
        <w:rPr>
          <w:rFonts w:ascii="Arial" w:hAnsi="Arial" w:cs="Arial"/>
          <w:sz w:val="20"/>
          <w:szCs w:val="20"/>
        </w:rPr>
        <w:t xml:space="preserve">participants with </w:t>
      </w:r>
      <w:r w:rsidR="008B76E4">
        <w:rPr>
          <w:rFonts w:ascii="Arial" w:hAnsi="Arial" w:cs="Arial"/>
          <w:sz w:val="20"/>
          <w:szCs w:val="20"/>
        </w:rPr>
        <w:t>HIV had a median decrease of 14.6% in AUC</w:t>
      </w:r>
      <w:r w:rsidR="008B76E4">
        <w:rPr>
          <w:rFonts w:ascii="Arial" w:hAnsi="Arial" w:cs="Arial"/>
          <w:sz w:val="20"/>
          <w:szCs w:val="20"/>
          <w:vertAlign w:val="subscript"/>
        </w:rPr>
        <w:t>0-24h</w:t>
      </w:r>
      <w:r w:rsidR="008B76E4">
        <w:rPr>
          <w:rFonts w:ascii="Arial" w:hAnsi="Arial" w:cs="Arial"/>
          <w:sz w:val="20"/>
          <w:szCs w:val="20"/>
        </w:rPr>
        <w:t xml:space="preserve"> relative to</w:t>
      </w:r>
      <w:r w:rsidR="00B723F5">
        <w:rPr>
          <w:rFonts w:ascii="Arial" w:hAnsi="Arial" w:cs="Arial"/>
          <w:sz w:val="20"/>
          <w:szCs w:val="20"/>
        </w:rPr>
        <w:t xml:space="preserve"> participants without</w:t>
      </w:r>
      <w:r w:rsidR="008B76E4">
        <w:rPr>
          <w:rFonts w:ascii="Arial" w:hAnsi="Arial" w:cs="Arial"/>
          <w:sz w:val="20"/>
          <w:szCs w:val="20"/>
        </w:rPr>
        <w:t xml:space="preserve"> HIV</w:t>
      </w:r>
      <w:r>
        <w:rPr>
          <w:rFonts w:ascii="Arial" w:hAnsi="Arial" w:cs="Arial"/>
          <w:sz w:val="20"/>
          <w:szCs w:val="20"/>
        </w:rPr>
        <w:t xml:space="preserve">. </w:t>
      </w:r>
      <w:r w:rsidR="007D52DD">
        <w:rPr>
          <w:rFonts w:ascii="Arial" w:hAnsi="Arial" w:cs="Arial"/>
          <w:sz w:val="20"/>
          <w:szCs w:val="20"/>
        </w:rPr>
        <w:t>HIV-</w:t>
      </w:r>
      <w:r w:rsidR="00FB710C">
        <w:rPr>
          <w:rFonts w:ascii="Arial" w:hAnsi="Arial" w:cs="Arial"/>
          <w:sz w:val="20"/>
          <w:szCs w:val="20"/>
        </w:rPr>
        <w:t>coinfection</w:t>
      </w:r>
      <w:r w:rsidR="007D52DD">
        <w:rPr>
          <w:rFonts w:ascii="Arial" w:hAnsi="Arial" w:cs="Arial"/>
          <w:sz w:val="20"/>
          <w:szCs w:val="20"/>
        </w:rPr>
        <w:t xml:space="preserve"> significant</w:t>
      </w:r>
      <w:r w:rsidR="00FB710C">
        <w:rPr>
          <w:rFonts w:ascii="Arial" w:hAnsi="Arial" w:cs="Arial"/>
          <w:sz w:val="20"/>
          <w:szCs w:val="20"/>
        </w:rPr>
        <w:t>ly increased</w:t>
      </w:r>
      <w:r w:rsidR="007D52DD">
        <w:rPr>
          <w:rFonts w:ascii="Arial" w:hAnsi="Arial" w:cs="Arial"/>
          <w:sz w:val="20"/>
          <w:szCs w:val="20"/>
        </w:rPr>
        <w:t xml:space="preserve"> apparent clearance </w:t>
      </w:r>
      <w:r w:rsidR="00FB710C">
        <w:rPr>
          <w:rFonts w:ascii="Arial" w:hAnsi="Arial" w:cs="Arial"/>
          <w:sz w:val="20"/>
          <w:szCs w:val="20"/>
        </w:rPr>
        <w:t xml:space="preserve">by </w:t>
      </w:r>
      <w:r w:rsidR="007D52DD">
        <w:rPr>
          <w:rFonts w:ascii="Arial" w:hAnsi="Arial" w:cs="Arial"/>
          <w:sz w:val="20"/>
          <w:szCs w:val="20"/>
        </w:rPr>
        <w:t xml:space="preserve">10% </w:t>
      </w:r>
      <w:r w:rsidR="00AD01F2">
        <w:rPr>
          <w:rFonts w:ascii="Arial" w:hAnsi="Arial" w:cs="Arial"/>
          <w:sz w:val="20"/>
          <w:szCs w:val="20"/>
        </w:rPr>
        <w:t>relative to</w:t>
      </w:r>
      <w:r w:rsidR="00B723F5">
        <w:rPr>
          <w:rFonts w:ascii="Arial" w:hAnsi="Arial" w:cs="Arial"/>
          <w:sz w:val="20"/>
          <w:szCs w:val="20"/>
        </w:rPr>
        <w:t xml:space="preserve"> clearance in participants without</w:t>
      </w:r>
      <w:r w:rsidR="00AD01F2">
        <w:rPr>
          <w:rFonts w:ascii="Arial" w:hAnsi="Arial" w:cs="Arial"/>
          <w:sz w:val="20"/>
          <w:szCs w:val="20"/>
        </w:rPr>
        <w:t xml:space="preserve"> HIV</w:t>
      </w:r>
      <w:r w:rsidR="00FB710C">
        <w:rPr>
          <w:rFonts w:ascii="Arial" w:hAnsi="Arial" w:cs="Arial"/>
          <w:sz w:val="20"/>
          <w:szCs w:val="20"/>
        </w:rPr>
        <w:t>(P&lt;0.01)</w:t>
      </w:r>
      <w:r w:rsidR="00AD01F2">
        <w:rPr>
          <w:rFonts w:ascii="Arial" w:hAnsi="Arial" w:cs="Arial"/>
          <w:sz w:val="20"/>
          <w:szCs w:val="20"/>
        </w:rPr>
        <w:t>.</w:t>
      </w:r>
      <w:r w:rsidR="00FB710C">
        <w:rPr>
          <w:rFonts w:ascii="Arial" w:hAnsi="Arial" w:cs="Arial"/>
          <w:sz w:val="20"/>
          <w:szCs w:val="20"/>
        </w:rPr>
        <w:t xml:space="preserve"> </w:t>
      </w:r>
    </w:p>
    <w:p w14:paraId="7A01E85A" w14:textId="588C0ED0" w:rsidR="00A75856" w:rsidRDefault="00A75856" w:rsidP="00801D45">
      <w:pPr>
        <w:spacing w:line="480" w:lineRule="auto"/>
        <w:rPr>
          <w:rFonts w:ascii="Arial" w:hAnsi="Arial" w:cs="Arial"/>
          <w:sz w:val="20"/>
          <w:szCs w:val="20"/>
        </w:rPr>
      </w:pPr>
    </w:p>
    <w:p w14:paraId="1021248C" w14:textId="46E2280C" w:rsidR="00A75856" w:rsidRDefault="00A75856" w:rsidP="00801D45">
      <w:pPr>
        <w:spacing w:line="480" w:lineRule="auto"/>
        <w:rPr>
          <w:rFonts w:ascii="Arial" w:hAnsi="Arial" w:cs="Arial"/>
          <w:sz w:val="20"/>
          <w:szCs w:val="20"/>
        </w:rPr>
      </w:pPr>
      <w:r>
        <w:rPr>
          <w:rFonts w:ascii="Arial" w:hAnsi="Arial" w:cs="Arial"/>
          <w:sz w:val="20"/>
          <w:szCs w:val="20"/>
        </w:rPr>
        <w:t>In total, the three covariates, HIV status, sex, and race explain</w:t>
      </w:r>
      <w:r w:rsidR="00DC7AAB">
        <w:rPr>
          <w:rFonts w:ascii="Arial" w:hAnsi="Arial" w:cs="Arial"/>
          <w:sz w:val="20"/>
          <w:szCs w:val="20"/>
        </w:rPr>
        <w:t>ed</w:t>
      </w:r>
      <w:r>
        <w:rPr>
          <w:rFonts w:ascii="Arial" w:hAnsi="Arial" w:cs="Arial"/>
          <w:sz w:val="20"/>
          <w:szCs w:val="20"/>
        </w:rPr>
        <w:t xml:space="preserve"> 25% of the </w:t>
      </w:r>
      <w:r w:rsidR="00D674C9">
        <w:rPr>
          <w:rFonts w:ascii="Arial" w:hAnsi="Arial" w:cs="Arial"/>
          <w:sz w:val="20"/>
          <w:szCs w:val="20"/>
        </w:rPr>
        <w:t>variance</w:t>
      </w:r>
      <w:r>
        <w:rPr>
          <w:rFonts w:ascii="Arial" w:hAnsi="Arial" w:cs="Arial"/>
          <w:sz w:val="20"/>
          <w:szCs w:val="20"/>
        </w:rPr>
        <w:t xml:space="preserve"> in bioavailability and 15% </w:t>
      </w:r>
      <w:r w:rsidR="00DC7AAB">
        <w:rPr>
          <w:rFonts w:ascii="Arial" w:hAnsi="Arial" w:cs="Arial"/>
          <w:sz w:val="20"/>
          <w:szCs w:val="20"/>
        </w:rPr>
        <w:t xml:space="preserve">of the variance </w:t>
      </w:r>
      <w:r>
        <w:rPr>
          <w:rFonts w:ascii="Arial" w:hAnsi="Arial" w:cs="Arial"/>
          <w:sz w:val="20"/>
          <w:szCs w:val="20"/>
        </w:rPr>
        <w:t>in apparent clearance.</w:t>
      </w:r>
    </w:p>
    <w:p w14:paraId="6E40C606" w14:textId="52B006C4" w:rsidR="00C81ADA" w:rsidRDefault="00C81ADA" w:rsidP="00801D45">
      <w:pPr>
        <w:spacing w:line="480" w:lineRule="auto"/>
        <w:rPr>
          <w:rFonts w:ascii="Arial" w:hAnsi="Arial" w:cs="Arial"/>
          <w:sz w:val="20"/>
          <w:szCs w:val="20"/>
          <w:lang w:eastAsia="zh-TW"/>
        </w:rPr>
      </w:pPr>
    </w:p>
    <w:p w14:paraId="33515006" w14:textId="77777777" w:rsidR="00F12AA6" w:rsidRDefault="00F12AA6" w:rsidP="00F12AA6">
      <w:pPr>
        <w:spacing w:line="480" w:lineRule="auto"/>
        <w:rPr>
          <w:rFonts w:ascii="Arial" w:hAnsi="Arial" w:cs="Arial"/>
          <w:b/>
          <w:bCs/>
          <w:sz w:val="20"/>
          <w:szCs w:val="20"/>
        </w:rPr>
      </w:pPr>
      <w:r>
        <w:rPr>
          <w:rFonts w:ascii="Arial" w:hAnsi="Arial" w:cs="Arial"/>
          <w:b/>
          <w:bCs/>
          <w:sz w:val="20"/>
          <w:szCs w:val="20"/>
        </w:rPr>
        <w:t>Model Evaluation and Validation</w:t>
      </w:r>
    </w:p>
    <w:p w14:paraId="5177BDF6" w14:textId="28B54E45" w:rsidR="00F12AA6" w:rsidRDefault="00F12AA6" w:rsidP="00F12AA6">
      <w:pPr>
        <w:spacing w:line="480" w:lineRule="auto"/>
        <w:rPr>
          <w:rFonts w:ascii="Arial" w:hAnsi="Arial" w:cs="Arial"/>
          <w:sz w:val="20"/>
          <w:szCs w:val="20"/>
        </w:rPr>
      </w:pPr>
      <w:r>
        <w:rPr>
          <w:rFonts w:ascii="Arial" w:hAnsi="Arial" w:cs="Arial"/>
          <w:sz w:val="20"/>
          <w:szCs w:val="20"/>
        </w:rPr>
        <w:t xml:space="preserve">The model </w:t>
      </w:r>
      <w:r w:rsidR="00D65A0D">
        <w:rPr>
          <w:rFonts w:ascii="Arial" w:hAnsi="Arial" w:cs="Arial"/>
          <w:sz w:val="20"/>
          <w:szCs w:val="20"/>
        </w:rPr>
        <w:t xml:space="preserve">described the </w:t>
      </w:r>
      <w:r>
        <w:rPr>
          <w:rFonts w:ascii="Arial" w:hAnsi="Arial" w:cs="Arial"/>
          <w:sz w:val="20"/>
          <w:szCs w:val="20"/>
        </w:rPr>
        <w:t>data well (Supplemental Figure 2A). Furthermore, we show that model-predicted concentrations matched the</w:t>
      </w:r>
      <w:r w:rsidR="00D65A0D">
        <w:rPr>
          <w:rFonts w:ascii="Arial" w:hAnsi="Arial" w:cs="Arial"/>
          <w:sz w:val="20"/>
          <w:szCs w:val="20"/>
        </w:rPr>
        <w:t xml:space="preserve"> observed</w:t>
      </w:r>
      <w:r>
        <w:rPr>
          <w:rFonts w:ascii="Arial" w:hAnsi="Arial" w:cs="Arial"/>
          <w:sz w:val="20"/>
          <w:szCs w:val="20"/>
        </w:rPr>
        <w:t xml:space="preserve"> data of the validation cohort, which was not used in model development (Supplemental Figure 2B). After model validation, data from both cohorts were pooled, and parameters were re-estimated</w:t>
      </w:r>
      <w:r w:rsidR="00DC7AAB">
        <w:rPr>
          <w:rFonts w:ascii="Arial" w:hAnsi="Arial" w:cs="Arial"/>
          <w:sz w:val="20"/>
          <w:szCs w:val="20"/>
        </w:rPr>
        <w:t xml:space="preserve"> for the final model</w:t>
      </w:r>
      <w:r>
        <w:rPr>
          <w:rFonts w:ascii="Arial" w:hAnsi="Arial" w:cs="Arial"/>
          <w:sz w:val="20"/>
          <w:szCs w:val="20"/>
        </w:rPr>
        <w:t xml:space="preserve"> (Supplemental Table 1). </w:t>
      </w:r>
      <w:r w:rsidR="00DC7AAB">
        <w:rPr>
          <w:rFonts w:ascii="Arial" w:hAnsi="Arial" w:cs="Arial"/>
          <w:sz w:val="20"/>
          <w:szCs w:val="20"/>
        </w:rPr>
        <w:t>Model performance of the final PK model</w:t>
      </w:r>
      <w:r>
        <w:rPr>
          <w:rFonts w:ascii="Arial" w:hAnsi="Arial" w:cs="Arial"/>
          <w:sz w:val="20"/>
          <w:szCs w:val="20"/>
        </w:rPr>
        <w:t xml:space="preserve"> for rifapentine and its metabolite are shown in Figure </w:t>
      </w:r>
      <w:r w:rsidR="00422101">
        <w:rPr>
          <w:rFonts w:ascii="Arial" w:hAnsi="Arial" w:cs="Arial"/>
          <w:sz w:val="20"/>
          <w:szCs w:val="20"/>
        </w:rPr>
        <w:t>3</w:t>
      </w:r>
      <w:r>
        <w:rPr>
          <w:rFonts w:ascii="Arial" w:hAnsi="Arial" w:cs="Arial"/>
          <w:sz w:val="20"/>
          <w:szCs w:val="20"/>
        </w:rPr>
        <w:t xml:space="preserve">. </w:t>
      </w:r>
    </w:p>
    <w:p w14:paraId="79BF60A7" w14:textId="77777777" w:rsidR="00F12AA6" w:rsidRDefault="00F12AA6" w:rsidP="00F12AA6">
      <w:pPr>
        <w:spacing w:line="480" w:lineRule="auto"/>
        <w:rPr>
          <w:rFonts w:ascii="Arial" w:hAnsi="Arial" w:cs="Arial"/>
          <w:sz w:val="20"/>
          <w:szCs w:val="20"/>
        </w:rPr>
      </w:pPr>
    </w:p>
    <w:p w14:paraId="3DEBE226" w14:textId="5B62B0E5" w:rsidR="00F12AA6" w:rsidRDefault="00F12AA6" w:rsidP="00F12AA6">
      <w:pPr>
        <w:spacing w:line="480" w:lineRule="auto"/>
        <w:rPr>
          <w:rFonts w:ascii="Arial" w:hAnsi="Arial" w:cs="Arial"/>
          <w:sz w:val="20"/>
          <w:szCs w:val="20"/>
        </w:rPr>
      </w:pPr>
      <w:r>
        <w:rPr>
          <w:rFonts w:ascii="Arial" w:hAnsi="Arial" w:cs="Arial"/>
          <w:sz w:val="20"/>
          <w:szCs w:val="20"/>
        </w:rPr>
        <w:t xml:space="preserve">The final rifapentine </w:t>
      </w:r>
      <w:r w:rsidR="00DC7AAB">
        <w:rPr>
          <w:rFonts w:ascii="Arial" w:hAnsi="Arial" w:cs="Arial"/>
          <w:sz w:val="20"/>
          <w:szCs w:val="20"/>
        </w:rPr>
        <w:t xml:space="preserve">PK </w:t>
      </w:r>
      <w:r>
        <w:rPr>
          <w:rFonts w:ascii="Arial" w:hAnsi="Arial" w:cs="Arial"/>
          <w:sz w:val="20"/>
          <w:szCs w:val="20"/>
        </w:rPr>
        <w:t>structural model is shown in Supplemental Figure 1, and final bootstrap parameter estimates and confidence intervals in Table 2.</w:t>
      </w:r>
    </w:p>
    <w:p w14:paraId="25C59C9E" w14:textId="77777777" w:rsidR="00F12AA6" w:rsidRDefault="00F12AA6" w:rsidP="00801D45">
      <w:pPr>
        <w:spacing w:line="480" w:lineRule="auto"/>
        <w:rPr>
          <w:rFonts w:ascii="Arial" w:hAnsi="Arial" w:cs="Arial"/>
          <w:b/>
          <w:bCs/>
          <w:sz w:val="20"/>
          <w:szCs w:val="20"/>
          <w:lang w:eastAsia="zh-TW"/>
        </w:rPr>
      </w:pPr>
    </w:p>
    <w:p w14:paraId="460075F4" w14:textId="479B241F" w:rsidR="002D7AC1" w:rsidRPr="002D7AC1" w:rsidRDefault="002D7AC1" w:rsidP="00801D45">
      <w:pPr>
        <w:spacing w:line="480" w:lineRule="auto"/>
        <w:rPr>
          <w:rFonts w:ascii="Arial" w:hAnsi="Arial" w:cs="Arial"/>
          <w:b/>
          <w:bCs/>
          <w:sz w:val="20"/>
          <w:szCs w:val="20"/>
          <w:lang w:eastAsia="zh-TW"/>
        </w:rPr>
      </w:pPr>
      <w:commentRangeStart w:id="110"/>
      <w:r>
        <w:rPr>
          <w:rFonts w:ascii="Arial" w:hAnsi="Arial" w:cs="Arial"/>
          <w:b/>
          <w:bCs/>
          <w:sz w:val="20"/>
          <w:szCs w:val="20"/>
          <w:lang w:eastAsia="zh-TW"/>
        </w:rPr>
        <w:t>Pharmacokinetic</w:t>
      </w:r>
      <w:commentRangeEnd w:id="110"/>
      <w:r w:rsidR="00072EC8">
        <w:rPr>
          <w:rStyle w:val="CommentReference"/>
        </w:rPr>
        <w:commentReference w:id="110"/>
      </w:r>
      <w:r>
        <w:rPr>
          <w:rFonts w:ascii="Arial" w:hAnsi="Arial" w:cs="Arial"/>
          <w:b/>
          <w:bCs/>
          <w:sz w:val="20"/>
          <w:szCs w:val="20"/>
          <w:lang w:eastAsia="zh-TW"/>
        </w:rPr>
        <w:t>-Safety Analysis</w:t>
      </w:r>
    </w:p>
    <w:p w14:paraId="55F614E1" w14:textId="53FCB02A" w:rsidR="00124073" w:rsidRDefault="008826CB" w:rsidP="00801D45">
      <w:pPr>
        <w:spacing w:line="480" w:lineRule="auto"/>
        <w:rPr>
          <w:rFonts w:ascii="Arial" w:hAnsi="Arial" w:cs="Arial"/>
          <w:sz w:val="20"/>
          <w:szCs w:val="20"/>
          <w:lang w:eastAsia="zh-TW"/>
        </w:rPr>
      </w:pPr>
      <w:commentRangeStart w:id="111"/>
      <w:r>
        <w:rPr>
          <w:rFonts w:ascii="Arial" w:hAnsi="Arial" w:cs="Arial"/>
          <w:sz w:val="20"/>
          <w:szCs w:val="20"/>
          <w:lang w:eastAsia="zh-TW"/>
        </w:rPr>
        <w:t xml:space="preserve">Higher </w:t>
      </w:r>
      <w:commentRangeEnd w:id="111"/>
      <w:r w:rsidR="00E66240">
        <w:rPr>
          <w:rStyle w:val="CommentReference"/>
        </w:rPr>
        <w:commentReference w:id="111"/>
      </w:r>
      <w:r>
        <w:rPr>
          <w:rFonts w:ascii="Arial" w:hAnsi="Arial" w:cs="Arial"/>
          <w:sz w:val="20"/>
          <w:szCs w:val="20"/>
          <w:lang w:eastAsia="zh-TW"/>
        </w:rPr>
        <w:t>rifapentine AUC</w:t>
      </w:r>
      <w:r w:rsidR="008B76E4">
        <w:rPr>
          <w:rFonts w:ascii="Arial" w:hAnsi="Arial" w:cs="Arial"/>
          <w:sz w:val="20"/>
          <w:szCs w:val="20"/>
          <w:vertAlign w:val="subscript"/>
          <w:lang w:eastAsia="zh-TW"/>
        </w:rPr>
        <w:t>0-24h</w:t>
      </w:r>
      <w:r w:rsidR="000F3DA0">
        <w:rPr>
          <w:rFonts w:ascii="Arial" w:hAnsi="Arial" w:cs="Arial"/>
          <w:sz w:val="20"/>
          <w:szCs w:val="20"/>
          <w:vertAlign w:val="subscript"/>
          <w:lang w:eastAsia="zh-TW"/>
        </w:rPr>
        <w:t>,ss</w:t>
      </w:r>
      <w:r>
        <w:rPr>
          <w:rFonts w:ascii="Arial" w:hAnsi="Arial" w:cs="Arial"/>
          <w:sz w:val="20"/>
          <w:szCs w:val="20"/>
          <w:lang w:eastAsia="zh-TW"/>
        </w:rPr>
        <w:t xml:space="preserve"> or C</w:t>
      </w:r>
      <w:r w:rsidRPr="008B76E4">
        <w:rPr>
          <w:rFonts w:ascii="Arial" w:hAnsi="Arial" w:cs="Arial"/>
          <w:sz w:val="20"/>
          <w:szCs w:val="20"/>
          <w:vertAlign w:val="subscript"/>
          <w:lang w:eastAsia="zh-TW"/>
        </w:rPr>
        <w:t xml:space="preserve">max </w:t>
      </w:r>
      <w:r>
        <w:rPr>
          <w:rFonts w:ascii="Arial" w:hAnsi="Arial" w:cs="Arial"/>
          <w:sz w:val="20"/>
          <w:szCs w:val="20"/>
          <w:lang w:eastAsia="zh-TW"/>
        </w:rPr>
        <w:t xml:space="preserve">were </w:t>
      </w:r>
      <w:commentRangeStart w:id="112"/>
      <w:del w:id="113" w:author="Chang, Vincent" w:date="2023-01-17T11:08:00Z">
        <w:r w:rsidR="00A25CA5">
          <w:rPr>
            <w:rFonts w:ascii="Arial" w:hAnsi="Arial" w:cs="Arial"/>
            <w:sz w:val="20"/>
            <w:szCs w:val="20"/>
            <w:lang w:eastAsia="zh-TW"/>
          </w:rPr>
          <w:delText>univaria</w:delText>
        </w:r>
        <w:r w:rsidR="000F3DA0">
          <w:rPr>
            <w:rFonts w:ascii="Arial" w:hAnsi="Arial" w:cs="Arial"/>
            <w:sz w:val="20"/>
            <w:szCs w:val="20"/>
            <w:lang w:eastAsia="zh-TW"/>
          </w:rPr>
          <w:delText>bl</w:delText>
        </w:r>
        <w:r w:rsidR="00A25CA5">
          <w:rPr>
            <w:rFonts w:ascii="Arial" w:hAnsi="Arial" w:cs="Arial"/>
            <w:sz w:val="20"/>
            <w:szCs w:val="20"/>
            <w:lang w:eastAsia="zh-TW"/>
          </w:rPr>
          <w:delText>y</w:delText>
        </w:r>
        <w:commentRangeEnd w:id="112"/>
        <w:r w:rsidR="00B93FBE">
          <w:rPr>
            <w:rStyle w:val="CommentReference"/>
          </w:rPr>
          <w:commentReference w:id="112"/>
        </w:r>
        <w:r w:rsidR="00A25CA5">
          <w:rPr>
            <w:rFonts w:ascii="Arial" w:hAnsi="Arial" w:cs="Arial"/>
            <w:sz w:val="20"/>
            <w:szCs w:val="20"/>
            <w:lang w:eastAsia="zh-TW"/>
          </w:rPr>
          <w:delText xml:space="preserve"> </w:delText>
        </w:r>
      </w:del>
      <w:r w:rsidR="00A10A78">
        <w:rPr>
          <w:rFonts w:ascii="Arial" w:hAnsi="Arial" w:cs="Arial"/>
          <w:sz w:val="20"/>
          <w:szCs w:val="20"/>
          <w:lang w:eastAsia="zh-TW"/>
        </w:rPr>
        <w:t>associated</w:t>
      </w:r>
      <w:ins w:id="114" w:author="Chang, Vincent" w:date="2023-01-17T11:08:00Z">
        <w:r w:rsidR="00A10A78">
          <w:rPr>
            <w:rFonts w:ascii="Arial" w:hAnsi="Arial" w:cs="Arial"/>
            <w:sz w:val="20"/>
            <w:szCs w:val="20"/>
            <w:lang w:eastAsia="zh-TW"/>
          </w:rPr>
          <w:t xml:space="preserve"> </w:t>
        </w:r>
        <w:r w:rsidR="00267061">
          <w:rPr>
            <w:rFonts w:ascii="Arial" w:hAnsi="Arial" w:cs="Arial"/>
            <w:sz w:val="20"/>
            <w:szCs w:val="20"/>
            <w:lang w:eastAsia="zh-TW"/>
          </w:rPr>
          <w:t>in univariable analysis</w:t>
        </w:r>
      </w:ins>
      <w:r w:rsidR="00267061">
        <w:rPr>
          <w:rFonts w:ascii="Arial" w:hAnsi="Arial" w:cs="Arial"/>
          <w:sz w:val="20"/>
          <w:szCs w:val="20"/>
          <w:lang w:eastAsia="zh-TW"/>
        </w:rPr>
        <w:t xml:space="preserve"> </w:t>
      </w:r>
      <w:r w:rsidR="00A10A78">
        <w:rPr>
          <w:rFonts w:ascii="Arial" w:hAnsi="Arial" w:cs="Arial"/>
          <w:sz w:val="20"/>
          <w:szCs w:val="20"/>
          <w:lang w:eastAsia="zh-TW"/>
        </w:rPr>
        <w:t>with a decreased risk for death (O</w:t>
      </w:r>
      <w:r w:rsidR="00C053F9">
        <w:rPr>
          <w:rFonts w:ascii="Arial" w:hAnsi="Arial" w:cs="Arial"/>
          <w:sz w:val="20"/>
          <w:szCs w:val="20"/>
          <w:lang w:eastAsia="zh-TW"/>
        </w:rPr>
        <w:t>dds Ratio,</w:t>
      </w:r>
      <w:r w:rsidR="00A10A78">
        <w:rPr>
          <w:rFonts w:ascii="Arial" w:hAnsi="Arial" w:cs="Arial"/>
          <w:sz w:val="20"/>
          <w:szCs w:val="20"/>
          <w:lang w:eastAsia="zh-TW"/>
        </w:rPr>
        <w:t xml:space="preserve"> </w:t>
      </w:r>
      <w:r w:rsidR="004A3347">
        <w:rPr>
          <w:rFonts w:ascii="Arial" w:hAnsi="Arial" w:cs="Arial"/>
          <w:sz w:val="20"/>
          <w:szCs w:val="20"/>
          <w:lang w:eastAsia="zh-TW"/>
        </w:rPr>
        <w:t xml:space="preserve">0.50 </w:t>
      </w:r>
      <w:r w:rsidR="00A10A78">
        <w:rPr>
          <w:rFonts w:ascii="Arial" w:hAnsi="Arial" w:cs="Arial"/>
          <w:sz w:val="20"/>
          <w:szCs w:val="20"/>
          <w:lang w:eastAsia="zh-TW"/>
        </w:rPr>
        <w:t>for every 100</w:t>
      </w:r>
      <w:r w:rsidR="00FA4C16">
        <w:rPr>
          <w:rFonts w:ascii="Arial" w:hAnsi="Arial" w:cs="Arial"/>
          <w:sz w:val="20"/>
          <w:szCs w:val="20"/>
          <w:lang w:eastAsia="zh-TW"/>
        </w:rPr>
        <w:t xml:space="preserve"> </w:t>
      </w:r>
      <w:r w:rsidR="00F72AF5">
        <w:rPr>
          <w:rFonts w:ascii="Arial" w:hAnsi="Arial" w:cs="Arial"/>
          <w:sz w:val="20"/>
          <w:szCs w:val="20"/>
          <w:lang w:eastAsia="zh-TW"/>
        </w:rPr>
        <w:t>µg</w:t>
      </w:r>
      <w:r w:rsidR="00A10A78" w:rsidRPr="00A10A78">
        <w:rPr>
          <w:rFonts w:ascii="Arial" w:hAnsi="Arial" w:cs="Arial"/>
          <w:sz w:val="20"/>
          <w:szCs w:val="20"/>
          <w:lang w:eastAsia="zh-TW"/>
        </w:rPr>
        <w:t xml:space="preserve">∙h/mL </w:t>
      </w:r>
      <w:r w:rsidR="00A10A78">
        <w:rPr>
          <w:rFonts w:ascii="Arial" w:hAnsi="Arial" w:cs="Arial"/>
          <w:sz w:val="20"/>
          <w:szCs w:val="20"/>
          <w:lang w:eastAsia="zh-TW"/>
        </w:rPr>
        <w:t>increase in AUC</w:t>
      </w:r>
      <w:r w:rsidR="004A3347">
        <w:rPr>
          <w:rFonts w:ascii="Arial" w:hAnsi="Arial" w:cs="Arial"/>
          <w:sz w:val="20"/>
          <w:szCs w:val="20"/>
          <w:vertAlign w:val="subscript"/>
          <w:lang w:eastAsia="zh-TW"/>
        </w:rPr>
        <w:t>0-24h</w:t>
      </w:r>
      <w:r w:rsidR="000F3DA0">
        <w:rPr>
          <w:rFonts w:ascii="Arial" w:hAnsi="Arial" w:cs="Arial"/>
          <w:sz w:val="20"/>
          <w:szCs w:val="20"/>
          <w:vertAlign w:val="subscript"/>
          <w:lang w:eastAsia="zh-TW"/>
        </w:rPr>
        <w:t>,ss</w:t>
      </w:r>
      <w:r w:rsidR="00A10A78">
        <w:rPr>
          <w:rFonts w:ascii="Arial" w:hAnsi="Arial" w:cs="Arial"/>
          <w:sz w:val="20"/>
          <w:szCs w:val="20"/>
          <w:lang w:eastAsia="zh-TW"/>
        </w:rPr>
        <w:t xml:space="preserve">; 95% CI, 0.27 – 0.87 | OR, </w:t>
      </w:r>
      <w:r w:rsidR="004A3347">
        <w:rPr>
          <w:rFonts w:ascii="Arial" w:hAnsi="Arial" w:cs="Arial"/>
          <w:sz w:val="20"/>
          <w:szCs w:val="20"/>
          <w:lang w:eastAsia="zh-TW"/>
        </w:rPr>
        <w:t xml:space="preserve">0.31 </w:t>
      </w:r>
      <w:r w:rsidR="00A10A78">
        <w:rPr>
          <w:rFonts w:ascii="Arial" w:hAnsi="Arial" w:cs="Arial"/>
          <w:sz w:val="20"/>
          <w:szCs w:val="20"/>
          <w:lang w:eastAsia="zh-TW"/>
        </w:rPr>
        <w:t>for every 10</w:t>
      </w:r>
      <w:r w:rsidR="00FA4C16">
        <w:rPr>
          <w:rFonts w:ascii="Arial" w:hAnsi="Arial" w:cs="Arial"/>
          <w:sz w:val="20"/>
          <w:szCs w:val="20"/>
          <w:lang w:eastAsia="zh-TW"/>
        </w:rPr>
        <w:t xml:space="preserve"> </w:t>
      </w:r>
      <w:r w:rsidR="00F72AF5">
        <w:rPr>
          <w:rFonts w:ascii="Arial" w:hAnsi="Arial" w:cs="Arial"/>
          <w:sz w:val="20"/>
          <w:szCs w:val="20"/>
          <w:lang w:eastAsia="zh-TW"/>
        </w:rPr>
        <w:t>µg</w:t>
      </w:r>
      <w:r w:rsidR="00A10A78" w:rsidRPr="00A10A78">
        <w:rPr>
          <w:rFonts w:ascii="Arial" w:hAnsi="Arial" w:cs="Arial"/>
          <w:sz w:val="20"/>
          <w:szCs w:val="20"/>
          <w:lang w:eastAsia="zh-TW"/>
        </w:rPr>
        <w:t xml:space="preserve">/mL </w:t>
      </w:r>
      <w:r w:rsidR="00A10A78">
        <w:rPr>
          <w:rFonts w:ascii="Arial" w:hAnsi="Arial" w:cs="Arial"/>
          <w:sz w:val="20"/>
          <w:szCs w:val="20"/>
          <w:lang w:eastAsia="zh-TW"/>
        </w:rPr>
        <w:lastRenderedPageBreak/>
        <w:t>increase in C</w:t>
      </w:r>
      <w:r w:rsidR="00A10A78" w:rsidRPr="004A3347">
        <w:rPr>
          <w:rFonts w:ascii="Arial" w:hAnsi="Arial" w:cs="Arial"/>
          <w:sz w:val="20"/>
          <w:szCs w:val="20"/>
          <w:vertAlign w:val="subscript"/>
          <w:lang w:eastAsia="zh-TW"/>
        </w:rPr>
        <w:t>max</w:t>
      </w:r>
      <w:r w:rsidR="00A10A78">
        <w:rPr>
          <w:rFonts w:ascii="Arial" w:hAnsi="Arial" w:cs="Arial"/>
          <w:sz w:val="20"/>
          <w:szCs w:val="20"/>
          <w:lang w:eastAsia="zh-TW"/>
        </w:rPr>
        <w:t>; 95% CI, 0.09 – 0.91</w:t>
      </w:r>
      <w:commentRangeStart w:id="115"/>
      <w:r w:rsidR="00A10A78">
        <w:rPr>
          <w:rFonts w:ascii="Arial" w:hAnsi="Arial" w:cs="Arial"/>
          <w:sz w:val="20"/>
          <w:szCs w:val="20"/>
          <w:lang w:eastAsia="zh-TW"/>
        </w:rPr>
        <w:t>).</w:t>
      </w:r>
      <w:r w:rsidR="00C97827">
        <w:rPr>
          <w:rFonts w:ascii="Arial" w:hAnsi="Arial" w:cs="Arial"/>
          <w:sz w:val="20"/>
          <w:szCs w:val="20"/>
          <w:lang w:eastAsia="zh-TW"/>
        </w:rPr>
        <w:t xml:space="preserve"> Overall mortality, however, </w:t>
      </w:r>
      <w:r w:rsidR="00DC7AAB">
        <w:rPr>
          <w:rFonts w:ascii="Arial" w:hAnsi="Arial" w:cs="Arial"/>
          <w:sz w:val="20"/>
          <w:szCs w:val="20"/>
          <w:lang w:eastAsia="zh-TW"/>
        </w:rPr>
        <w:t xml:space="preserve">was </w:t>
      </w:r>
      <w:r w:rsidR="00C97827">
        <w:rPr>
          <w:rFonts w:ascii="Arial" w:hAnsi="Arial" w:cs="Arial"/>
          <w:sz w:val="20"/>
          <w:szCs w:val="20"/>
          <w:lang w:eastAsia="zh-TW"/>
        </w:rPr>
        <w:t xml:space="preserve">low, 7/1681 in the safety population. </w:t>
      </w:r>
      <w:commentRangeEnd w:id="115"/>
      <w:r w:rsidR="00AC2A03">
        <w:rPr>
          <w:rStyle w:val="CommentReference"/>
        </w:rPr>
        <w:commentReference w:id="115"/>
      </w:r>
      <w:r w:rsidR="00A25CA5">
        <w:rPr>
          <w:rFonts w:ascii="Arial" w:hAnsi="Arial" w:cs="Arial"/>
          <w:sz w:val="20"/>
          <w:szCs w:val="20"/>
          <w:lang w:eastAsia="zh-TW"/>
        </w:rPr>
        <w:t>In analyses</w:t>
      </w:r>
      <w:r w:rsidR="00124073">
        <w:rPr>
          <w:rFonts w:ascii="Arial" w:hAnsi="Arial" w:cs="Arial"/>
          <w:sz w:val="20"/>
          <w:szCs w:val="20"/>
          <w:lang w:eastAsia="zh-TW"/>
        </w:rPr>
        <w:t xml:space="preserve"> adjusted for regimen, age, sex, African vs. non-African site, HIV status and diabetes status</w:t>
      </w:r>
      <w:r w:rsidR="00A25CA5">
        <w:rPr>
          <w:rFonts w:ascii="Arial" w:hAnsi="Arial" w:cs="Arial"/>
          <w:sz w:val="20"/>
          <w:szCs w:val="20"/>
          <w:lang w:eastAsia="zh-TW"/>
        </w:rPr>
        <w:t xml:space="preserve">, </w:t>
      </w:r>
      <w:r w:rsidR="00124073">
        <w:rPr>
          <w:rFonts w:ascii="Arial" w:hAnsi="Arial" w:cs="Arial"/>
          <w:sz w:val="20"/>
          <w:szCs w:val="20"/>
          <w:lang w:eastAsia="zh-TW"/>
        </w:rPr>
        <w:t>higher rifapentine C</w:t>
      </w:r>
      <w:r w:rsidR="00124073" w:rsidRPr="008B76E4">
        <w:rPr>
          <w:rFonts w:ascii="Arial" w:hAnsi="Arial" w:cs="Arial"/>
          <w:sz w:val="20"/>
          <w:szCs w:val="20"/>
          <w:vertAlign w:val="subscript"/>
          <w:lang w:eastAsia="zh-TW"/>
        </w:rPr>
        <w:t>max</w:t>
      </w:r>
      <w:r w:rsidR="00124073" w:rsidRPr="00124073">
        <w:rPr>
          <w:rFonts w:ascii="Arial" w:hAnsi="Arial" w:cs="Arial"/>
          <w:sz w:val="20"/>
          <w:szCs w:val="20"/>
          <w:lang w:eastAsia="zh-TW"/>
        </w:rPr>
        <w:t xml:space="preserve"> </w:t>
      </w:r>
      <w:r w:rsidR="00124073">
        <w:rPr>
          <w:rFonts w:ascii="Arial" w:hAnsi="Arial" w:cs="Arial"/>
          <w:sz w:val="20"/>
          <w:szCs w:val="20"/>
          <w:lang w:eastAsia="zh-TW"/>
        </w:rPr>
        <w:t>was significantly associated with decreased risk of adverse events resulting in discontinuation of assigned treatment (OR, 0.70</w:t>
      </w:r>
      <w:r w:rsidR="00124073" w:rsidRPr="00124073">
        <w:rPr>
          <w:rFonts w:ascii="Arial" w:hAnsi="Arial" w:cs="Arial"/>
          <w:sz w:val="20"/>
          <w:szCs w:val="20"/>
          <w:lang w:eastAsia="zh-TW"/>
        </w:rPr>
        <w:t xml:space="preserve"> </w:t>
      </w:r>
      <w:r w:rsidR="00124073">
        <w:rPr>
          <w:rFonts w:ascii="Arial" w:hAnsi="Arial" w:cs="Arial"/>
          <w:sz w:val="20"/>
          <w:szCs w:val="20"/>
          <w:lang w:eastAsia="zh-TW"/>
        </w:rPr>
        <w:t>for every 10 µg</w:t>
      </w:r>
      <w:r w:rsidR="00124073" w:rsidRPr="00A10A78">
        <w:rPr>
          <w:rFonts w:ascii="Arial" w:hAnsi="Arial" w:cs="Arial"/>
          <w:sz w:val="20"/>
          <w:szCs w:val="20"/>
          <w:lang w:eastAsia="zh-TW"/>
        </w:rPr>
        <w:t xml:space="preserve">/mL </w:t>
      </w:r>
      <w:r w:rsidR="00124073">
        <w:rPr>
          <w:rFonts w:ascii="Arial" w:hAnsi="Arial" w:cs="Arial"/>
          <w:sz w:val="20"/>
          <w:szCs w:val="20"/>
          <w:lang w:eastAsia="zh-TW"/>
        </w:rPr>
        <w:t>increase in C</w:t>
      </w:r>
      <w:r w:rsidR="00124073" w:rsidRPr="004A3347">
        <w:rPr>
          <w:rFonts w:ascii="Arial" w:hAnsi="Arial" w:cs="Arial"/>
          <w:sz w:val="20"/>
          <w:szCs w:val="20"/>
          <w:vertAlign w:val="subscript"/>
          <w:lang w:eastAsia="zh-TW"/>
        </w:rPr>
        <w:t>max</w:t>
      </w:r>
      <w:r w:rsidR="00124073">
        <w:rPr>
          <w:rFonts w:ascii="Arial" w:hAnsi="Arial" w:cs="Arial"/>
          <w:sz w:val="20"/>
          <w:szCs w:val="20"/>
          <w:lang w:eastAsia="zh-TW"/>
        </w:rPr>
        <w:t>; 95% CI, 0.51 - 0.94) and increased risk of Hy’s law criteria (OR, 1.81</w:t>
      </w:r>
      <w:r w:rsidR="00124073" w:rsidRPr="00124073">
        <w:rPr>
          <w:rFonts w:ascii="Arial" w:hAnsi="Arial" w:cs="Arial"/>
          <w:sz w:val="20"/>
          <w:szCs w:val="20"/>
          <w:lang w:eastAsia="zh-TW"/>
        </w:rPr>
        <w:t xml:space="preserve"> </w:t>
      </w:r>
      <w:r w:rsidR="00124073">
        <w:rPr>
          <w:rFonts w:ascii="Arial" w:hAnsi="Arial" w:cs="Arial"/>
          <w:sz w:val="20"/>
          <w:szCs w:val="20"/>
          <w:lang w:eastAsia="zh-TW"/>
        </w:rPr>
        <w:t>for every 10 µg</w:t>
      </w:r>
      <w:r w:rsidR="00124073" w:rsidRPr="00A10A78">
        <w:rPr>
          <w:rFonts w:ascii="Arial" w:hAnsi="Arial" w:cs="Arial"/>
          <w:sz w:val="20"/>
          <w:szCs w:val="20"/>
          <w:lang w:eastAsia="zh-TW"/>
        </w:rPr>
        <w:t xml:space="preserve">/mL </w:t>
      </w:r>
      <w:r w:rsidR="00124073">
        <w:rPr>
          <w:rFonts w:ascii="Arial" w:hAnsi="Arial" w:cs="Arial"/>
          <w:sz w:val="20"/>
          <w:szCs w:val="20"/>
          <w:lang w:eastAsia="zh-TW"/>
        </w:rPr>
        <w:t>increase in C</w:t>
      </w:r>
      <w:r w:rsidR="00124073" w:rsidRPr="004A3347">
        <w:rPr>
          <w:rFonts w:ascii="Arial" w:hAnsi="Arial" w:cs="Arial"/>
          <w:sz w:val="20"/>
          <w:szCs w:val="20"/>
          <w:vertAlign w:val="subscript"/>
          <w:lang w:eastAsia="zh-TW"/>
        </w:rPr>
        <w:t>max</w:t>
      </w:r>
      <w:r w:rsidR="00124073">
        <w:rPr>
          <w:rFonts w:ascii="Arial" w:hAnsi="Arial" w:cs="Arial"/>
          <w:sz w:val="20"/>
          <w:szCs w:val="20"/>
          <w:lang w:eastAsia="zh-TW"/>
        </w:rPr>
        <w:t xml:space="preserve">; 95% CI, 1.00 - 3.13). </w:t>
      </w:r>
      <w:r w:rsidR="00FB710C">
        <w:rPr>
          <w:rFonts w:ascii="Arial" w:hAnsi="Arial" w:cs="Arial"/>
          <w:sz w:val="20"/>
          <w:szCs w:val="20"/>
          <w:lang w:eastAsia="zh-TW"/>
        </w:rPr>
        <w:t>O</w:t>
      </w:r>
      <w:r w:rsidR="006334B7">
        <w:rPr>
          <w:rFonts w:ascii="Arial" w:hAnsi="Arial" w:cs="Arial"/>
          <w:sz w:val="20"/>
          <w:szCs w:val="20"/>
          <w:lang w:eastAsia="zh-TW"/>
        </w:rPr>
        <w:t>ther safety outcomes were</w:t>
      </w:r>
      <w:r w:rsidR="00FB710C">
        <w:rPr>
          <w:rFonts w:ascii="Arial" w:hAnsi="Arial" w:cs="Arial"/>
          <w:sz w:val="20"/>
          <w:szCs w:val="20"/>
          <w:lang w:eastAsia="zh-TW"/>
        </w:rPr>
        <w:t xml:space="preserve"> not</w:t>
      </w:r>
      <w:r>
        <w:rPr>
          <w:rFonts w:ascii="Arial" w:hAnsi="Arial" w:cs="Arial"/>
          <w:sz w:val="20"/>
          <w:szCs w:val="20"/>
          <w:lang w:eastAsia="zh-TW"/>
        </w:rPr>
        <w:t xml:space="preserve"> </w:t>
      </w:r>
      <w:r w:rsidR="00B97EAA">
        <w:rPr>
          <w:rFonts w:ascii="Arial" w:hAnsi="Arial" w:cs="Arial"/>
          <w:sz w:val="20"/>
          <w:szCs w:val="20"/>
          <w:lang w:eastAsia="zh-TW"/>
        </w:rPr>
        <w:t xml:space="preserve">significantly </w:t>
      </w:r>
      <w:r>
        <w:rPr>
          <w:rFonts w:ascii="Arial" w:hAnsi="Arial" w:cs="Arial"/>
          <w:sz w:val="20"/>
          <w:szCs w:val="20"/>
          <w:lang w:eastAsia="zh-TW"/>
        </w:rPr>
        <w:t xml:space="preserve">associated with </w:t>
      </w:r>
      <w:r w:rsidR="006334B7">
        <w:rPr>
          <w:rFonts w:ascii="Arial" w:hAnsi="Arial" w:cs="Arial"/>
          <w:sz w:val="20"/>
          <w:szCs w:val="20"/>
          <w:lang w:eastAsia="zh-TW"/>
        </w:rPr>
        <w:t>rifapentine exposure</w:t>
      </w:r>
      <w:r>
        <w:rPr>
          <w:rFonts w:ascii="Arial" w:hAnsi="Arial" w:cs="Arial"/>
          <w:sz w:val="20"/>
          <w:szCs w:val="20"/>
          <w:lang w:eastAsia="zh-TW"/>
        </w:rPr>
        <w:t xml:space="preserve"> </w:t>
      </w:r>
      <w:r w:rsidR="00B97EAA">
        <w:rPr>
          <w:rFonts w:ascii="Arial" w:hAnsi="Arial" w:cs="Arial"/>
          <w:sz w:val="20"/>
          <w:szCs w:val="20"/>
          <w:lang w:eastAsia="zh-TW"/>
        </w:rPr>
        <w:t>(</w:t>
      </w:r>
      <w:r w:rsidR="00D043D5">
        <w:rPr>
          <w:rFonts w:ascii="Arial" w:hAnsi="Arial" w:cs="Arial"/>
          <w:sz w:val="20"/>
          <w:szCs w:val="20"/>
          <w:lang w:eastAsia="zh-TW"/>
        </w:rPr>
        <w:t xml:space="preserve">Figure </w:t>
      </w:r>
      <w:r w:rsidR="00422101">
        <w:rPr>
          <w:rFonts w:ascii="Arial" w:hAnsi="Arial" w:cs="Arial"/>
          <w:sz w:val="20"/>
          <w:szCs w:val="20"/>
          <w:lang w:eastAsia="zh-TW"/>
        </w:rPr>
        <w:t>4</w:t>
      </w:r>
      <w:r w:rsidR="00D043D5">
        <w:rPr>
          <w:rFonts w:ascii="Arial" w:hAnsi="Arial" w:cs="Arial"/>
          <w:sz w:val="20"/>
          <w:szCs w:val="20"/>
          <w:lang w:eastAsia="zh-TW"/>
        </w:rPr>
        <w:t xml:space="preserve"> and </w:t>
      </w:r>
      <w:r w:rsidR="00B97EAA">
        <w:rPr>
          <w:rFonts w:ascii="Arial" w:hAnsi="Arial" w:cs="Arial"/>
          <w:sz w:val="20"/>
          <w:szCs w:val="20"/>
          <w:lang w:eastAsia="zh-TW"/>
        </w:rPr>
        <w:t xml:space="preserve">Supplemental </w:t>
      </w:r>
      <w:r w:rsidR="00F835CF">
        <w:rPr>
          <w:rFonts w:ascii="Arial" w:hAnsi="Arial" w:cs="Arial"/>
          <w:sz w:val="20"/>
          <w:szCs w:val="20"/>
          <w:lang w:eastAsia="zh-TW"/>
        </w:rPr>
        <w:t>Table</w:t>
      </w:r>
      <w:r w:rsidR="00B97EAA">
        <w:rPr>
          <w:rFonts w:ascii="Arial" w:hAnsi="Arial" w:cs="Arial"/>
          <w:sz w:val="20"/>
          <w:szCs w:val="20"/>
          <w:lang w:eastAsia="zh-TW"/>
        </w:rPr>
        <w:t xml:space="preserve"> </w:t>
      </w:r>
      <w:r w:rsidR="00622356">
        <w:rPr>
          <w:rFonts w:ascii="Arial" w:hAnsi="Arial" w:cs="Arial"/>
          <w:sz w:val="20"/>
          <w:szCs w:val="20"/>
          <w:lang w:eastAsia="zh-TW"/>
        </w:rPr>
        <w:t>3</w:t>
      </w:r>
      <w:r w:rsidR="00B97EAA">
        <w:rPr>
          <w:rFonts w:ascii="Arial" w:hAnsi="Arial" w:cs="Arial"/>
          <w:sz w:val="20"/>
          <w:szCs w:val="20"/>
          <w:lang w:eastAsia="zh-TW"/>
        </w:rPr>
        <w:t>)</w:t>
      </w:r>
      <w:r w:rsidR="006D117C">
        <w:rPr>
          <w:rFonts w:ascii="Arial" w:hAnsi="Arial" w:cs="Arial"/>
          <w:sz w:val="20"/>
          <w:szCs w:val="20"/>
          <w:lang w:eastAsia="zh-TW"/>
        </w:rPr>
        <w:t>.</w:t>
      </w:r>
      <w:r w:rsidR="00883702">
        <w:rPr>
          <w:rFonts w:ascii="Arial" w:hAnsi="Arial" w:cs="Arial"/>
          <w:sz w:val="20"/>
          <w:szCs w:val="20"/>
          <w:lang w:eastAsia="zh-TW"/>
        </w:rPr>
        <w:t xml:space="preserve"> </w:t>
      </w:r>
      <w:r w:rsidR="003E7993">
        <w:rPr>
          <w:rFonts w:ascii="Arial" w:hAnsi="Arial" w:cs="Arial"/>
          <w:sz w:val="20"/>
          <w:szCs w:val="20"/>
          <w:lang w:eastAsia="zh-TW"/>
        </w:rPr>
        <w:t>Participants missing PK sampling in the safety population were more likely to have any grade 3 or higher adverse events, 27/93 (29.0%</w:t>
      </w:r>
      <w:r w:rsidR="007137E3">
        <w:rPr>
          <w:rFonts w:ascii="Arial" w:hAnsi="Arial" w:cs="Arial"/>
          <w:sz w:val="20"/>
          <w:szCs w:val="20"/>
          <w:lang w:eastAsia="zh-TW"/>
        </w:rPr>
        <w:t>, p=</w:t>
      </w:r>
      <w:r w:rsidR="007771A5">
        <w:rPr>
          <w:rFonts w:ascii="Arial" w:hAnsi="Arial" w:cs="Arial"/>
          <w:sz w:val="20"/>
          <w:szCs w:val="20"/>
          <w:lang w:eastAsia="zh-TW"/>
        </w:rPr>
        <w:t>0.00084</w:t>
      </w:r>
      <w:r w:rsidR="003E7993">
        <w:rPr>
          <w:rFonts w:ascii="Arial" w:hAnsi="Arial" w:cs="Arial"/>
          <w:sz w:val="20"/>
          <w:szCs w:val="20"/>
          <w:lang w:eastAsia="zh-TW"/>
        </w:rPr>
        <w:t>), compared to participants with PK sampling, 251/158</w:t>
      </w:r>
      <w:r w:rsidR="003B67A4">
        <w:rPr>
          <w:rFonts w:ascii="Arial" w:hAnsi="Arial" w:cs="Arial"/>
          <w:sz w:val="20"/>
          <w:szCs w:val="20"/>
          <w:lang w:eastAsia="zh-TW"/>
        </w:rPr>
        <w:t>0</w:t>
      </w:r>
      <w:r w:rsidR="003E7993">
        <w:rPr>
          <w:rFonts w:ascii="Arial" w:hAnsi="Arial" w:cs="Arial"/>
          <w:sz w:val="20"/>
          <w:szCs w:val="20"/>
          <w:lang w:eastAsia="zh-TW"/>
        </w:rPr>
        <w:t xml:space="preserve"> (15.8%). </w:t>
      </w:r>
      <w:r w:rsidR="002E5DE9">
        <w:rPr>
          <w:rFonts w:ascii="Arial" w:hAnsi="Arial" w:cs="Arial"/>
          <w:sz w:val="20"/>
          <w:szCs w:val="20"/>
          <w:lang w:eastAsia="zh-TW"/>
        </w:rPr>
        <w:t xml:space="preserve">Participants without </w:t>
      </w:r>
      <w:r w:rsidR="00DC7AAB">
        <w:rPr>
          <w:rFonts w:ascii="Arial" w:hAnsi="Arial" w:cs="Arial"/>
          <w:sz w:val="20"/>
          <w:szCs w:val="20"/>
          <w:lang w:eastAsia="zh-TW"/>
        </w:rPr>
        <w:t xml:space="preserve">PK </w:t>
      </w:r>
      <w:r w:rsidR="002E5DE9">
        <w:rPr>
          <w:rFonts w:ascii="Arial" w:hAnsi="Arial" w:cs="Arial"/>
          <w:sz w:val="20"/>
          <w:szCs w:val="20"/>
          <w:lang w:eastAsia="zh-TW"/>
        </w:rPr>
        <w:t>sampling had a higher proportion of premature discontinuations of the assigned regimen</w:t>
      </w:r>
      <w:r w:rsidR="007A59D7">
        <w:rPr>
          <w:rFonts w:ascii="Arial" w:hAnsi="Arial" w:cs="Arial"/>
          <w:sz w:val="20"/>
          <w:szCs w:val="20"/>
          <w:lang w:eastAsia="zh-TW"/>
        </w:rPr>
        <w:t xml:space="preserve"> in the microbiologically eligible population</w:t>
      </w:r>
      <w:r w:rsidR="00BC67FA">
        <w:rPr>
          <w:rFonts w:ascii="Arial" w:hAnsi="Arial" w:cs="Arial"/>
          <w:sz w:val="20"/>
          <w:szCs w:val="20"/>
          <w:lang w:eastAsia="zh-TW"/>
        </w:rPr>
        <w:t xml:space="preserve">, </w:t>
      </w:r>
      <w:r w:rsidR="002E5DE9">
        <w:rPr>
          <w:rFonts w:ascii="Arial" w:hAnsi="Arial" w:cs="Arial"/>
          <w:sz w:val="20"/>
          <w:szCs w:val="20"/>
          <w:lang w:eastAsia="zh-TW"/>
        </w:rPr>
        <w:t>53/</w:t>
      </w:r>
      <w:r w:rsidR="00497208">
        <w:rPr>
          <w:rFonts w:ascii="Arial" w:hAnsi="Arial" w:cs="Arial"/>
          <w:sz w:val="20"/>
          <w:szCs w:val="20"/>
          <w:lang w:eastAsia="zh-TW"/>
        </w:rPr>
        <w:t>67</w:t>
      </w:r>
      <w:r w:rsidR="002E5DE9">
        <w:rPr>
          <w:rFonts w:ascii="Arial" w:hAnsi="Arial" w:cs="Arial"/>
          <w:sz w:val="20"/>
          <w:szCs w:val="20"/>
          <w:lang w:eastAsia="zh-TW"/>
        </w:rPr>
        <w:t xml:space="preserve"> </w:t>
      </w:r>
      <w:r w:rsidR="00BC67FA">
        <w:rPr>
          <w:rFonts w:ascii="Arial" w:hAnsi="Arial" w:cs="Arial"/>
          <w:sz w:val="20"/>
          <w:szCs w:val="20"/>
          <w:lang w:eastAsia="zh-TW"/>
        </w:rPr>
        <w:t>(</w:t>
      </w:r>
      <w:r w:rsidR="000B40D1">
        <w:rPr>
          <w:rFonts w:ascii="Arial" w:hAnsi="Arial" w:cs="Arial"/>
          <w:sz w:val="20"/>
          <w:szCs w:val="20"/>
          <w:lang w:eastAsia="zh-TW"/>
        </w:rPr>
        <w:t>79</w:t>
      </w:r>
      <w:r w:rsidR="002E5DE9">
        <w:rPr>
          <w:rFonts w:ascii="Arial" w:hAnsi="Arial" w:cs="Arial"/>
          <w:sz w:val="20"/>
          <w:szCs w:val="20"/>
          <w:lang w:eastAsia="zh-TW"/>
        </w:rPr>
        <w:t>%</w:t>
      </w:r>
      <w:r w:rsidR="007137E3">
        <w:rPr>
          <w:rFonts w:ascii="Arial" w:hAnsi="Arial" w:cs="Arial"/>
          <w:sz w:val="20"/>
          <w:szCs w:val="20"/>
          <w:lang w:eastAsia="zh-TW"/>
        </w:rPr>
        <w:t>, p</w:t>
      </w:r>
      <w:r w:rsidR="007771A5">
        <w:rPr>
          <w:rFonts w:ascii="Arial" w:hAnsi="Arial" w:cs="Arial"/>
          <w:sz w:val="20"/>
          <w:szCs w:val="20"/>
          <w:lang w:eastAsia="zh-TW"/>
        </w:rPr>
        <w:t>&lt;0.00001</w:t>
      </w:r>
      <w:r w:rsidR="00497208">
        <w:rPr>
          <w:rFonts w:ascii="Arial" w:hAnsi="Arial" w:cs="Arial"/>
          <w:sz w:val="20"/>
          <w:szCs w:val="20"/>
          <w:lang w:eastAsia="zh-TW"/>
        </w:rPr>
        <w:t>)</w:t>
      </w:r>
      <w:r w:rsidR="00BC67FA">
        <w:rPr>
          <w:rFonts w:ascii="Arial" w:hAnsi="Arial" w:cs="Arial"/>
          <w:sz w:val="20"/>
          <w:szCs w:val="20"/>
          <w:lang w:eastAsia="zh-TW"/>
        </w:rPr>
        <w:t>, compared to</w:t>
      </w:r>
      <w:r w:rsidR="002E5DE9">
        <w:rPr>
          <w:rFonts w:ascii="Arial" w:hAnsi="Arial" w:cs="Arial"/>
          <w:sz w:val="20"/>
          <w:szCs w:val="20"/>
          <w:lang w:eastAsia="zh-TW"/>
        </w:rPr>
        <w:t xml:space="preserve"> </w:t>
      </w:r>
      <w:r w:rsidR="00BC67FA">
        <w:rPr>
          <w:rFonts w:ascii="Arial" w:hAnsi="Arial" w:cs="Arial"/>
          <w:sz w:val="20"/>
          <w:szCs w:val="20"/>
          <w:lang w:eastAsia="zh-TW"/>
        </w:rPr>
        <w:t>p</w:t>
      </w:r>
      <w:r w:rsidR="006D117C">
        <w:rPr>
          <w:rFonts w:ascii="Arial" w:hAnsi="Arial" w:cs="Arial"/>
          <w:sz w:val="20"/>
          <w:szCs w:val="20"/>
          <w:lang w:eastAsia="zh-TW"/>
        </w:rPr>
        <w:t>articipants w</w:t>
      </w:r>
      <w:r w:rsidR="002E5DE9">
        <w:rPr>
          <w:rFonts w:ascii="Arial" w:hAnsi="Arial" w:cs="Arial"/>
          <w:sz w:val="20"/>
          <w:szCs w:val="20"/>
          <w:lang w:eastAsia="zh-TW"/>
        </w:rPr>
        <w:t>ith PK sampling</w:t>
      </w:r>
      <w:r w:rsidR="00BC67FA">
        <w:rPr>
          <w:rFonts w:ascii="Arial" w:hAnsi="Arial" w:cs="Arial"/>
          <w:sz w:val="20"/>
          <w:szCs w:val="20"/>
          <w:lang w:eastAsia="zh-TW"/>
        </w:rPr>
        <w:t>,</w:t>
      </w:r>
      <w:r w:rsidR="002E5DE9">
        <w:rPr>
          <w:rFonts w:ascii="Arial" w:hAnsi="Arial" w:cs="Arial"/>
          <w:sz w:val="20"/>
          <w:szCs w:val="20"/>
          <w:lang w:eastAsia="zh-TW"/>
        </w:rPr>
        <w:t xml:space="preserve"> 38/15</w:t>
      </w:r>
      <w:r w:rsidR="00497208">
        <w:rPr>
          <w:rFonts w:ascii="Arial" w:hAnsi="Arial" w:cs="Arial"/>
          <w:sz w:val="20"/>
          <w:szCs w:val="20"/>
          <w:lang w:eastAsia="zh-TW"/>
        </w:rPr>
        <w:t>08</w:t>
      </w:r>
      <w:r w:rsidR="002E5DE9">
        <w:rPr>
          <w:rFonts w:ascii="Arial" w:hAnsi="Arial" w:cs="Arial"/>
          <w:sz w:val="20"/>
          <w:szCs w:val="20"/>
          <w:lang w:eastAsia="zh-TW"/>
        </w:rPr>
        <w:t xml:space="preserve"> </w:t>
      </w:r>
      <w:r w:rsidR="00BC67FA">
        <w:rPr>
          <w:rFonts w:ascii="Arial" w:hAnsi="Arial" w:cs="Arial"/>
          <w:sz w:val="20"/>
          <w:szCs w:val="20"/>
          <w:lang w:eastAsia="zh-TW"/>
        </w:rPr>
        <w:t>(</w:t>
      </w:r>
      <w:r w:rsidR="002E5DE9">
        <w:rPr>
          <w:rFonts w:ascii="Arial" w:hAnsi="Arial" w:cs="Arial"/>
          <w:sz w:val="20"/>
          <w:szCs w:val="20"/>
          <w:lang w:eastAsia="zh-TW"/>
        </w:rPr>
        <w:t>2.</w:t>
      </w:r>
      <w:r w:rsidR="00497208">
        <w:rPr>
          <w:rFonts w:ascii="Arial" w:hAnsi="Arial" w:cs="Arial"/>
          <w:sz w:val="20"/>
          <w:szCs w:val="20"/>
          <w:lang w:eastAsia="zh-TW"/>
        </w:rPr>
        <w:t>5</w:t>
      </w:r>
      <w:r w:rsidR="002E5DE9">
        <w:rPr>
          <w:rFonts w:ascii="Arial" w:hAnsi="Arial" w:cs="Arial"/>
          <w:sz w:val="20"/>
          <w:szCs w:val="20"/>
          <w:lang w:eastAsia="zh-TW"/>
        </w:rPr>
        <w:t>%)</w:t>
      </w:r>
      <w:r w:rsidR="00BC67FA">
        <w:rPr>
          <w:rFonts w:ascii="Arial" w:hAnsi="Arial" w:cs="Arial"/>
          <w:sz w:val="20"/>
          <w:szCs w:val="20"/>
          <w:lang w:eastAsia="zh-TW"/>
        </w:rPr>
        <w:t>.</w:t>
      </w:r>
      <w:r w:rsidR="00273ECC">
        <w:rPr>
          <w:rFonts w:ascii="Arial" w:hAnsi="Arial" w:cs="Arial"/>
          <w:sz w:val="20"/>
          <w:szCs w:val="20"/>
          <w:lang w:eastAsia="zh-TW"/>
        </w:rPr>
        <w:t xml:space="preserve"> </w:t>
      </w:r>
      <w:r w:rsidR="00141260">
        <w:rPr>
          <w:rFonts w:ascii="Arial" w:hAnsi="Arial" w:cs="Arial"/>
          <w:sz w:val="20"/>
          <w:szCs w:val="20"/>
          <w:lang w:eastAsia="zh-TW"/>
        </w:rPr>
        <w:t xml:space="preserve">A sensitivity analysis exploring how high missing exposures would have to be to observe a statistically significant exposure-safety relationship can be found in the </w:t>
      </w:r>
      <w:commentRangeStart w:id="116"/>
      <w:r w:rsidR="00141260">
        <w:rPr>
          <w:rFonts w:ascii="Arial" w:hAnsi="Arial" w:cs="Arial"/>
          <w:sz w:val="20"/>
          <w:szCs w:val="20"/>
          <w:lang w:eastAsia="zh-TW"/>
        </w:rPr>
        <w:t>supplement</w:t>
      </w:r>
      <w:commentRangeEnd w:id="116"/>
      <w:r w:rsidR="00072EC8">
        <w:rPr>
          <w:rStyle w:val="CommentReference"/>
        </w:rPr>
        <w:commentReference w:id="116"/>
      </w:r>
      <w:r w:rsidR="00141260">
        <w:rPr>
          <w:rFonts w:ascii="Arial" w:hAnsi="Arial" w:cs="Arial"/>
          <w:sz w:val="20"/>
          <w:szCs w:val="20"/>
          <w:lang w:eastAsia="zh-TW"/>
        </w:rPr>
        <w:t>.</w:t>
      </w:r>
    </w:p>
    <w:p w14:paraId="36EF2D33" w14:textId="77777777" w:rsidR="002D7AC1" w:rsidRDefault="002D7AC1" w:rsidP="00801D45">
      <w:pPr>
        <w:spacing w:line="480" w:lineRule="auto"/>
        <w:rPr>
          <w:rFonts w:ascii="Arial" w:hAnsi="Arial" w:cs="Arial"/>
          <w:sz w:val="20"/>
          <w:szCs w:val="20"/>
          <w:lang w:eastAsia="zh-TW"/>
        </w:rPr>
      </w:pPr>
    </w:p>
    <w:p w14:paraId="1C8F02C4" w14:textId="67A662E0" w:rsidR="00C81ADA" w:rsidRDefault="00DF7CC2" w:rsidP="00801D45">
      <w:pPr>
        <w:spacing w:line="480" w:lineRule="auto"/>
        <w:rPr>
          <w:rFonts w:ascii="Arial" w:hAnsi="Arial" w:cs="Arial"/>
          <w:b/>
          <w:bCs/>
          <w:sz w:val="20"/>
          <w:szCs w:val="20"/>
        </w:rPr>
      </w:pPr>
      <w:r>
        <w:rPr>
          <w:rFonts w:ascii="Arial" w:hAnsi="Arial" w:cs="Arial"/>
          <w:b/>
          <w:bCs/>
          <w:sz w:val="20"/>
          <w:szCs w:val="20"/>
        </w:rPr>
        <w:t xml:space="preserve">Dosing </w:t>
      </w:r>
      <w:r w:rsidR="00C81ADA">
        <w:rPr>
          <w:rFonts w:ascii="Arial" w:hAnsi="Arial" w:cs="Arial"/>
          <w:b/>
          <w:bCs/>
          <w:sz w:val="20"/>
          <w:szCs w:val="20"/>
        </w:rPr>
        <w:t>Simulations</w:t>
      </w:r>
    </w:p>
    <w:p w14:paraId="570EBB77" w14:textId="3F70EF00" w:rsidR="00C81ADA" w:rsidRDefault="00422101" w:rsidP="00801D45">
      <w:pPr>
        <w:spacing w:line="480" w:lineRule="auto"/>
        <w:rPr>
          <w:rFonts w:ascii="Arial" w:hAnsi="Arial" w:cs="Arial"/>
          <w:sz w:val="20"/>
          <w:szCs w:val="20"/>
        </w:rPr>
      </w:pPr>
      <w:r>
        <w:rPr>
          <w:rFonts w:ascii="Arial" w:hAnsi="Arial" w:cs="Arial"/>
          <w:sz w:val="20"/>
          <w:szCs w:val="20"/>
        </w:rPr>
        <w:t xml:space="preserve">Rifapentine exposure is the single most important predictor for tuberculosis-related unfavorable outcomes (Figure 5). </w:t>
      </w:r>
      <w:r w:rsidR="00D70974">
        <w:rPr>
          <w:rFonts w:ascii="Arial" w:hAnsi="Arial" w:cs="Arial"/>
          <w:sz w:val="20"/>
          <w:szCs w:val="20"/>
        </w:rPr>
        <w:t>In our PKPD analysis</w:t>
      </w:r>
      <w:ins w:id="117" w:author="Phillips, Patrick" w:date="2023-01-13T12:05:00Z">
        <w:r w:rsidR="00072EC8">
          <w:rPr>
            <w:rFonts w:ascii="Arial" w:hAnsi="Arial" w:cs="Arial"/>
            <w:sz w:val="20"/>
            <w:szCs w:val="20"/>
          </w:rPr>
          <w:t xml:space="preserve"> [Add REF]</w:t>
        </w:r>
      </w:ins>
      <w:ins w:id="118" w:author="Phillips, Patrick" w:date="2023-01-17T11:08:00Z">
        <w:r w:rsidR="00D70974">
          <w:rPr>
            <w:rFonts w:ascii="Arial" w:hAnsi="Arial" w:cs="Arial"/>
            <w:sz w:val="20"/>
            <w:szCs w:val="20"/>
          </w:rPr>
          <w:t>,</w:t>
        </w:r>
      </w:ins>
      <w:del w:id="119" w:author="Phillips, Patrick" w:date="2023-01-17T11:08:00Z">
        <w:r w:rsidR="00D70974">
          <w:rPr>
            <w:rFonts w:ascii="Arial" w:hAnsi="Arial" w:cs="Arial"/>
            <w:sz w:val="20"/>
            <w:szCs w:val="20"/>
          </w:rPr>
          <w:delText>,</w:delText>
        </w:r>
      </w:del>
      <w:r w:rsidR="00D70974">
        <w:rPr>
          <w:rFonts w:ascii="Arial" w:hAnsi="Arial" w:cs="Arial"/>
          <w:sz w:val="20"/>
          <w:szCs w:val="20"/>
        </w:rPr>
        <w:t xml:space="preserve"> we reported a rifapentine exposure target of 570 µg</w:t>
      </w:r>
      <w:r w:rsidR="00D70974" w:rsidRPr="00A10A78">
        <w:rPr>
          <w:rFonts w:ascii="Arial" w:hAnsi="Arial" w:cs="Arial"/>
          <w:sz w:val="20"/>
          <w:szCs w:val="20"/>
          <w:lang w:eastAsia="zh-TW"/>
        </w:rPr>
        <w:t>∙h/m</w:t>
      </w:r>
      <w:r w:rsidR="00D70974">
        <w:rPr>
          <w:rFonts w:ascii="Arial" w:hAnsi="Arial" w:cs="Arial"/>
          <w:sz w:val="20"/>
          <w:szCs w:val="20"/>
          <w:lang w:eastAsia="zh-TW"/>
        </w:rPr>
        <w:t>L</w:t>
      </w:r>
      <w:r w:rsidR="00D70974">
        <w:rPr>
          <w:rFonts w:ascii="Arial" w:hAnsi="Arial" w:cs="Arial"/>
          <w:sz w:val="20"/>
          <w:szCs w:val="20"/>
        </w:rPr>
        <w:t xml:space="preserve"> would achieve &lt;5% tuberculosis-related unfavorable outcomes in the S31/A5349 participant population. Unfortunately, a</w:t>
      </w:r>
      <w:r w:rsidR="00C03E10">
        <w:rPr>
          <w:rFonts w:ascii="Arial" w:hAnsi="Arial" w:cs="Arial"/>
          <w:sz w:val="20"/>
          <w:szCs w:val="20"/>
        </w:rPr>
        <w:t xml:space="preserve"> 1200 mg flat dos</w:t>
      </w:r>
      <w:r w:rsidR="00541F72">
        <w:rPr>
          <w:rFonts w:ascii="Arial" w:hAnsi="Arial" w:cs="Arial"/>
          <w:sz w:val="20"/>
          <w:szCs w:val="20"/>
        </w:rPr>
        <w:t xml:space="preserve">e </w:t>
      </w:r>
      <w:r w:rsidR="00C03E10">
        <w:rPr>
          <w:rFonts w:ascii="Arial" w:hAnsi="Arial" w:cs="Arial"/>
          <w:sz w:val="20"/>
          <w:szCs w:val="20"/>
        </w:rPr>
        <w:t xml:space="preserve">only </w:t>
      </w:r>
      <w:r w:rsidR="00541F72">
        <w:rPr>
          <w:rFonts w:ascii="Arial" w:hAnsi="Arial" w:cs="Arial"/>
          <w:sz w:val="20"/>
          <w:szCs w:val="20"/>
        </w:rPr>
        <w:t xml:space="preserve">resulted in </w:t>
      </w:r>
      <w:r w:rsidR="00835107">
        <w:rPr>
          <w:rFonts w:ascii="Arial" w:hAnsi="Arial" w:cs="Arial"/>
          <w:sz w:val="20"/>
          <w:szCs w:val="20"/>
        </w:rPr>
        <w:t>47.</w:t>
      </w:r>
      <w:r w:rsidR="003B67A4">
        <w:rPr>
          <w:rFonts w:ascii="Arial" w:hAnsi="Arial" w:cs="Arial"/>
          <w:sz w:val="20"/>
          <w:szCs w:val="20"/>
        </w:rPr>
        <w:t>3</w:t>
      </w:r>
      <w:r w:rsidR="00C03E10">
        <w:rPr>
          <w:rFonts w:ascii="Arial" w:hAnsi="Arial" w:cs="Arial"/>
          <w:sz w:val="20"/>
          <w:szCs w:val="20"/>
        </w:rPr>
        <w:t xml:space="preserve">% </w:t>
      </w:r>
      <w:r w:rsidR="00774E28">
        <w:rPr>
          <w:rFonts w:ascii="Arial" w:hAnsi="Arial" w:cs="Arial"/>
          <w:sz w:val="20"/>
          <w:szCs w:val="20"/>
        </w:rPr>
        <w:t>(</w:t>
      </w:r>
      <w:r w:rsidR="00EB7060">
        <w:rPr>
          <w:rFonts w:ascii="Arial" w:hAnsi="Arial" w:cs="Arial"/>
          <w:sz w:val="20"/>
          <w:szCs w:val="20"/>
        </w:rPr>
        <w:t>748</w:t>
      </w:r>
      <w:r w:rsidR="00774E28">
        <w:rPr>
          <w:rFonts w:ascii="Arial" w:hAnsi="Arial" w:cs="Arial"/>
          <w:sz w:val="20"/>
          <w:szCs w:val="20"/>
        </w:rPr>
        <w:t>/</w:t>
      </w:r>
      <w:r w:rsidR="00C03E10">
        <w:rPr>
          <w:rFonts w:ascii="Arial" w:hAnsi="Arial" w:cs="Arial"/>
          <w:sz w:val="20"/>
          <w:szCs w:val="20"/>
        </w:rPr>
        <w:t>15</w:t>
      </w:r>
      <w:r w:rsidR="00EB7060">
        <w:rPr>
          <w:rFonts w:ascii="Arial" w:hAnsi="Arial" w:cs="Arial"/>
          <w:sz w:val="20"/>
          <w:szCs w:val="20"/>
        </w:rPr>
        <w:t>8</w:t>
      </w:r>
      <w:r w:rsidR="003B67A4">
        <w:rPr>
          <w:rFonts w:ascii="Arial" w:hAnsi="Arial" w:cs="Arial"/>
          <w:sz w:val="20"/>
          <w:szCs w:val="20"/>
        </w:rPr>
        <w:t>0</w:t>
      </w:r>
      <w:r w:rsidR="00774E28">
        <w:rPr>
          <w:rFonts w:ascii="Arial" w:hAnsi="Arial" w:cs="Arial"/>
          <w:sz w:val="20"/>
          <w:szCs w:val="20"/>
        </w:rPr>
        <w:t>)</w:t>
      </w:r>
      <w:r w:rsidR="00C03E10">
        <w:rPr>
          <w:rFonts w:ascii="Arial" w:hAnsi="Arial" w:cs="Arial"/>
          <w:sz w:val="20"/>
          <w:szCs w:val="20"/>
        </w:rPr>
        <w:t xml:space="preserve"> </w:t>
      </w:r>
      <w:r w:rsidR="00774E28">
        <w:rPr>
          <w:rFonts w:ascii="Arial" w:hAnsi="Arial" w:cs="Arial"/>
          <w:sz w:val="20"/>
          <w:szCs w:val="20"/>
        </w:rPr>
        <w:t xml:space="preserve">of S31/A5239 </w:t>
      </w:r>
      <w:r w:rsidR="00C03E10">
        <w:rPr>
          <w:rFonts w:ascii="Arial" w:hAnsi="Arial" w:cs="Arial"/>
          <w:sz w:val="20"/>
          <w:szCs w:val="20"/>
        </w:rPr>
        <w:t>pa</w:t>
      </w:r>
      <w:r w:rsidR="00405771">
        <w:rPr>
          <w:rFonts w:ascii="Arial" w:hAnsi="Arial" w:cs="Arial"/>
          <w:sz w:val="20"/>
          <w:szCs w:val="20"/>
        </w:rPr>
        <w:t>rticipant</w:t>
      </w:r>
      <w:r w:rsidR="00C03E10">
        <w:rPr>
          <w:rFonts w:ascii="Arial" w:hAnsi="Arial" w:cs="Arial"/>
          <w:sz w:val="20"/>
          <w:szCs w:val="20"/>
        </w:rPr>
        <w:t xml:space="preserve">s </w:t>
      </w:r>
      <w:r w:rsidR="00405771">
        <w:rPr>
          <w:rFonts w:ascii="Arial" w:hAnsi="Arial" w:cs="Arial"/>
          <w:sz w:val="20"/>
          <w:szCs w:val="20"/>
        </w:rPr>
        <w:t>achiev</w:t>
      </w:r>
      <w:r w:rsidR="00774E28">
        <w:rPr>
          <w:rFonts w:ascii="Arial" w:hAnsi="Arial" w:cs="Arial"/>
          <w:sz w:val="20"/>
          <w:szCs w:val="20"/>
        </w:rPr>
        <w:t>ing rifapentine exposures above the</w:t>
      </w:r>
      <w:r w:rsidR="00C03E10">
        <w:rPr>
          <w:rFonts w:ascii="Arial" w:hAnsi="Arial" w:cs="Arial"/>
          <w:sz w:val="20"/>
          <w:szCs w:val="20"/>
        </w:rPr>
        <w:t xml:space="preserve"> </w:t>
      </w:r>
      <w:r w:rsidR="00835107">
        <w:rPr>
          <w:rFonts w:ascii="Arial" w:hAnsi="Arial" w:cs="Arial"/>
          <w:sz w:val="20"/>
          <w:szCs w:val="20"/>
        </w:rPr>
        <w:t>570</w:t>
      </w:r>
      <w:r w:rsidR="00FA4C16">
        <w:rPr>
          <w:rFonts w:ascii="Arial" w:hAnsi="Arial" w:cs="Arial"/>
          <w:sz w:val="20"/>
          <w:szCs w:val="20"/>
        </w:rPr>
        <w:t xml:space="preserve"> </w:t>
      </w:r>
      <w:r w:rsidR="00F72AF5">
        <w:rPr>
          <w:rFonts w:ascii="Arial" w:hAnsi="Arial" w:cs="Arial"/>
          <w:sz w:val="20"/>
          <w:szCs w:val="20"/>
        </w:rPr>
        <w:t>µg</w:t>
      </w:r>
      <w:r w:rsidR="005D5CD0" w:rsidRPr="00A10A78">
        <w:rPr>
          <w:rFonts w:ascii="Arial" w:hAnsi="Arial" w:cs="Arial"/>
          <w:sz w:val="20"/>
          <w:szCs w:val="20"/>
          <w:lang w:eastAsia="zh-TW"/>
        </w:rPr>
        <w:t>∙h/m</w:t>
      </w:r>
      <w:r w:rsidR="005D5CD0">
        <w:rPr>
          <w:rFonts w:ascii="Arial" w:hAnsi="Arial" w:cs="Arial"/>
          <w:sz w:val="20"/>
          <w:szCs w:val="20"/>
          <w:lang w:eastAsia="zh-TW"/>
        </w:rPr>
        <w:t>L</w:t>
      </w:r>
      <w:r w:rsidR="005D5CD0">
        <w:rPr>
          <w:rFonts w:ascii="Arial" w:hAnsi="Arial" w:cs="Arial"/>
          <w:sz w:val="20"/>
          <w:szCs w:val="20"/>
        </w:rPr>
        <w:t xml:space="preserve"> </w:t>
      </w:r>
      <w:r w:rsidR="00C03E10">
        <w:rPr>
          <w:rFonts w:ascii="Arial" w:hAnsi="Arial" w:cs="Arial"/>
          <w:sz w:val="20"/>
          <w:szCs w:val="20"/>
        </w:rPr>
        <w:t>target</w:t>
      </w:r>
      <w:r w:rsidR="00774E28">
        <w:rPr>
          <w:rFonts w:ascii="Arial" w:hAnsi="Arial" w:cs="Arial"/>
          <w:sz w:val="20"/>
          <w:szCs w:val="20"/>
        </w:rPr>
        <w:t xml:space="preserve">. Importantly, some </w:t>
      </w:r>
      <w:r w:rsidR="00C03E10">
        <w:rPr>
          <w:rFonts w:ascii="Arial" w:hAnsi="Arial" w:cs="Arial"/>
          <w:sz w:val="20"/>
          <w:szCs w:val="20"/>
        </w:rPr>
        <w:t xml:space="preserve">subpopulations </w:t>
      </w:r>
      <w:r w:rsidR="00774E28">
        <w:rPr>
          <w:rFonts w:ascii="Arial" w:hAnsi="Arial" w:cs="Arial"/>
          <w:sz w:val="20"/>
          <w:szCs w:val="20"/>
        </w:rPr>
        <w:t>had</w:t>
      </w:r>
      <w:r w:rsidR="00B97F9D">
        <w:rPr>
          <w:rFonts w:ascii="Arial" w:hAnsi="Arial" w:cs="Arial"/>
          <w:sz w:val="20"/>
          <w:szCs w:val="20"/>
        </w:rPr>
        <w:t xml:space="preserve"> lower proportions</w:t>
      </w:r>
      <w:r w:rsidR="00774E28">
        <w:rPr>
          <w:rFonts w:ascii="Arial" w:hAnsi="Arial" w:cs="Arial"/>
          <w:sz w:val="20"/>
          <w:szCs w:val="20"/>
        </w:rPr>
        <w:t>:</w:t>
      </w:r>
      <w:r w:rsidR="00C03E10">
        <w:rPr>
          <w:rFonts w:ascii="Arial" w:hAnsi="Arial" w:cs="Arial"/>
          <w:sz w:val="20"/>
          <w:szCs w:val="20"/>
        </w:rPr>
        <w:t xml:space="preserve"> 4</w:t>
      </w:r>
      <w:r w:rsidR="00835107">
        <w:rPr>
          <w:rFonts w:ascii="Arial" w:hAnsi="Arial" w:cs="Arial"/>
          <w:sz w:val="20"/>
          <w:szCs w:val="20"/>
        </w:rPr>
        <w:t>5.7</w:t>
      </w:r>
      <w:r w:rsidR="00C03E10">
        <w:rPr>
          <w:rFonts w:ascii="Arial" w:hAnsi="Arial" w:cs="Arial"/>
          <w:sz w:val="20"/>
          <w:szCs w:val="20"/>
        </w:rPr>
        <w:t>% of Black pa</w:t>
      </w:r>
      <w:r w:rsidR="00945E1B">
        <w:rPr>
          <w:rFonts w:ascii="Arial" w:hAnsi="Arial" w:cs="Arial"/>
          <w:sz w:val="20"/>
          <w:szCs w:val="20"/>
        </w:rPr>
        <w:t>rticipants</w:t>
      </w:r>
      <w:r w:rsidR="00C03E10">
        <w:rPr>
          <w:rFonts w:ascii="Arial" w:hAnsi="Arial" w:cs="Arial"/>
          <w:sz w:val="20"/>
          <w:szCs w:val="20"/>
        </w:rPr>
        <w:t xml:space="preserve">, </w:t>
      </w:r>
      <w:r w:rsidR="005D5CD0">
        <w:rPr>
          <w:rFonts w:ascii="Arial" w:hAnsi="Arial" w:cs="Arial"/>
          <w:sz w:val="20"/>
          <w:szCs w:val="20"/>
        </w:rPr>
        <w:t>4</w:t>
      </w:r>
      <w:r w:rsidR="00835107">
        <w:rPr>
          <w:rFonts w:ascii="Arial" w:hAnsi="Arial" w:cs="Arial"/>
          <w:sz w:val="20"/>
          <w:szCs w:val="20"/>
        </w:rPr>
        <w:t>0.2</w:t>
      </w:r>
      <w:r w:rsidR="00C03E10">
        <w:rPr>
          <w:rFonts w:ascii="Arial" w:hAnsi="Arial" w:cs="Arial"/>
          <w:sz w:val="20"/>
          <w:szCs w:val="20"/>
        </w:rPr>
        <w:t xml:space="preserve">% of male </w:t>
      </w:r>
      <w:r w:rsidR="00945E1B">
        <w:rPr>
          <w:rFonts w:ascii="Arial" w:hAnsi="Arial" w:cs="Arial"/>
          <w:sz w:val="20"/>
          <w:szCs w:val="20"/>
        </w:rPr>
        <w:t>participants</w:t>
      </w:r>
      <w:r w:rsidR="00C03E10">
        <w:rPr>
          <w:rFonts w:ascii="Arial" w:hAnsi="Arial" w:cs="Arial"/>
          <w:sz w:val="20"/>
          <w:szCs w:val="20"/>
        </w:rPr>
        <w:t xml:space="preserve">, and </w:t>
      </w:r>
      <w:r w:rsidR="00835107">
        <w:rPr>
          <w:rFonts w:ascii="Arial" w:hAnsi="Arial" w:cs="Arial"/>
          <w:sz w:val="20"/>
          <w:szCs w:val="20"/>
        </w:rPr>
        <w:t>30</w:t>
      </w:r>
      <w:r w:rsidR="003B147E">
        <w:rPr>
          <w:rFonts w:ascii="Arial" w:hAnsi="Arial" w:cs="Arial"/>
          <w:sz w:val="20"/>
          <w:szCs w:val="20"/>
        </w:rPr>
        <w:t>.2</w:t>
      </w:r>
      <w:r w:rsidR="00C03E10">
        <w:rPr>
          <w:rFonts w:ascii="Arial" w:hAnsi="Arial" w:cs="Arial"/>
          <w:sz w:val="20"/>
          <w:szCs w:val="20"/>
        </w:rPr>
        <w:t xml:space="preserve">% of </w:t>
      </w:r>
      <w:r w:rsidR="007137E3">
        <w:rPr>
          <w:rFonts w:ascii="Arial" w:hAnsi="Arial" w:cs="Arial"/>
          <w:sz w:val="20"/>
          <w:szCs w:val="20"/>
        </w:rPr>
        <w:t xml:space="preserve">participants with </w:t>
      </w:r>
      <w:r w:rsidR="00C03E10">
        <w:rPr>
          <w:rFonts w:ascii="Arial" w:hAnsi="Arial" w:cs="Arial"/>
          <w:sz w:val="20"/>
          <w:szCs w:val="20"/>
        </w:rPr>
        <w:t xml:space="preserve">HIV achieved the </w:t>
      </w:r>
      <w:r w:rsidR="00835107">
        <w:rPr>
          <w:rFonts w:ascii="Arial" w:hAnsi="Arial" w:cs="Arial"/>
          <w:sz w:val="20"/>
          <w:szCs w:val="20"/>
        </w:rPr>
        <w:t>570</w:t>
      </w:r>
      <w:r w:rsidR="00FA4C16">
        <w:rPr>
          <w:rFonts w:ascii="Arial" w:hAnsi="Arial" w:cs="Arial"/>
          <w:sz w:val="20"/>
          <w:szCs w:val="20"/>
        </w:rPr>
        <w:t xml:space="preserve"> µg</w:t>
      </w:r>
      <w:r w:rsidR="003B147E" w:rsidRPr="00A10A78">
        <w:rPr>
          <w:rFonts w:ascii="Arial" w:hAnsi="Arial" w:cs="Arial"/>
          <w:sz w:val="20"/>
          <w:szCs w:val="20"/>
          <w:lang w:eastAsia="zh-TW"/>
        </w:rPr>
        <w:t>∙h/m</w:t>
      </w:r>
      <w:r w:rsidR="003B147E">
        <w:rPr>
          <w:rFonts w:ascii="Arial" w:hAnsi="Arial" w:cs="Arial"/>
          <w:sz w:val="20"/>
          <w:szCs w:val="20"/>
          <w:lang w:eastAsia="zh-TW"/>
        </w:rPr>
        <w:t>L</w:t>
      </w:r>
      <w:r w:rsidR="003B147E">
        <w:rPr>
          <w:rFonts w:ascii="Arial" w:hAnsi="Arial" w:cs="Arial"/>
          <w:sz w:val="20"/>
          <w:szCs w:val="20"/>
        </w:rPr>
        <w:t xml:space="preserve"> </w:t>
      </w:r>
      <w:r w:rsidR="00C03E10">
        <w:rPr>
          <w:rFonts w:ascii="Arial" w:hAnsi="Arial" w:cs="Arial"/>
          <w:sz w:val="20"/>
          <w:szCs w:val="20"/>
        </w:rPr>
        <w:t xml:space="preserve">exposure target. </w:t>
      </w:r>
      <w:r w:rsidR="007137E3">
        <w:rPr>
          <w:rFonts w:ascii="Arial" w:hAnsi="Arial" w:cs="Arial"/>
          <w:sz w:val="20"/>
          <w:szCs w:val="20"/>
        </w:rPr>
        <w:t>Participants with c</w:t>
      </w:r>
      <w:r w:rsidR="000D70FB">
        <w:rPr>
          <w:rFonts w:ascii="Arial" w:hAnsi="Arial" w:cs="Arial"/>
          <w:sz w:val="20"/>
          <w:szCs w:val="20"/>
        </w:rPr>
        <w:t xml:space="preserve">ombinations of these risk factors </w:t>
      </w:r>
      <w:r w:rsidR="00113438">
        <w:rPr>
          <w:rFonts w:ascii="Arial" w:hAnsi="Arial" w:cs="Arial"/>
          <w:sz w:val="20"/>
          <w:szCs w:val="20"/>
        </w:rPr>
        <w:t xml:space="preserve">were at higher risk for low </w:t>
      </w:r>
      <w:r w:rsidR="00D8459F">
        <w:rPr>
          <w:rFonts w:ascii="Arial" w:hAnsi="Arial" w:cs="Arial"/>
          <w:sz w:val="20"/>
          <w:szCs w:val="20"/>
        </w:rPr>
        <w:t>rifapentine</w:t>
      </w:r>
      <w:r w:rsidR="00113438">
        <w:rPr>
          <w:rFonts w:ascii="Arial" w:hAnsi="Arial" w:cs="Arial"/>
          <w:sz w:val="20"/>
          <w:szCs w:val="20"/>
        </w:rPr>
        <w:t xml:space="preserve"> exposure</w:t>
      </w:r>
      <w:r w:rsidR="007137E3">
        <w:rPr>
          <w:rFonts w:ascii="Arial" w:hAnsi="Arial" w:cs="Arial"/>
          <w:sz w:val="20"/>
          <w:szCs w:val="20"/>
        </w:rPr>
        <w:t>; of</w:t>
      </w:r>
      <w:r w:rsidR="00B97F9D">
        <w:rPr>
          <w:rFonts w:ascii="Arial" w:hAnsi="Arial" w:cs="Arial"/>
          <w:sz w:val="20"/>
          <w:szCs w:val="20"/>
        </w:rPr>
        <w:t xml:space="preserve"> m</w:t>
      </w:r>
      <w:r w:rsidR="000D70FB">
        <w:rPr>
          <w:rFonts w:ascii="Arial" w:hAnsi="Arial" w:cs="Arial"/>
          <w:sz w:val="20"/>
          <w:szCs w:val="20"/>
        </w:rPr>
        <w:t xml:space="preserve">ale </w:t>
      </w:r>
      <w:r w:rsidR="007137E3">
        <w:rPr>
          <w:rFonts w:ascii="Arial" w:hAnsi="Arial" w:cs="Arial"/>
          <w:sz w:val="20"/>
          <w:szCs w:val="20"/>
        </w:rPr>
        <w:t>participants with</w:t>
      </w:r>
      <w:r w:rsidR="000D70FB">
        <w:rPr>
          <w:rFonts w:ascii="Arial" w:hAnsi="Arial" w:cs="Arial"/>
          <w:sz w:val="20"/>
          <w:szCs w:val="20"/>
        </w:rPr>
        <w:t xml:space="preserve"> HIV</w:t>
      </w:r>
      <w:r w:rsidR="007137E3">
        <w:rPr>
          <w:rFonts w:ascii="Arial" w:hAnsi="Arial" w:cs="Arial"/>
          <w:sz w:val="20"/>
          <w:szCs w:val="20"/>
        </w:rPr>
        <w:t xml:space="preserve">, only 16.2% </w:t>
      </w:r>
      <w:r w:rsidR="00B97F9D">
        <w:rPr>
          <w:rFonts w:ascii="Arial" w:hAnsi="Arial" w:cs="Arial"/>
          <w:sz w:val="20"/>
          <w:szCs w:val="20"/>
        </w:rPr>
        <w:t>achieved the target exposure</w:t>
      </w:r>
      <w:r w:rsidR="000D70FB">
        <w:rPr>
          <w:rFonts w:ascii="Arial" w:hAnsi="Arial" w:cs="Arial"/>
          <w:sz w:val="20"/>
          <w:szCs w:val="20"/>
        </w:rPr>
        <w:t xml:space="preserve">. </w:t>
      </w:r>
      <w:r w:rsidR="00EA2535">
        <w:rPr>
          <w:rFonts w:ascii="Arial" w:hAnsi="Arial" w:cs="Arial"/>
          <w:sz w:val="20"/>
          <w:szCs w:val="20"/>
        </w:rPr>
        <w:t xml:space="preserve">Simulations </w:t>
      </w:r>
      <w:ins w:id="120" w:author="Chang, Vincent" w:date="2023-01-17T11:08:00Z">
        <w:r w:rsidR="00134D22">
          <w:rPr>
            <w:rFonts w:ascii="Arial" w:hAnsi="Arial" w:cs="Arial"/>
            <w:sz w:val="20"/>
            <w:szCs w:val="20"/>
          </w:rPr>
          <w:t xml:space="preserve">in the S31/A5349 participant population </w:t>
        </w:r>
      </w:ins>
      <w:r w:rsidR="00EA2535">
        <w:rPr>
          <w:rFonts w:ascii="Arial" w:hAnsi="Arial" w:cs="Arial"/>
          <w:sz w:val="20"/>
          <w:szCs w:val="20"/>
        </w:rPr>
        <w:t xml:space="preserve">of </w:t>
      </w:r>
      <w:r w:rsidR="00C97827">
        <w:rPr>
          <w:rFonts w:ascii="Arial" w:hAnsi="Arial" w:cs="Arial"/>
          <w:sz w:val="20"/>
          <w:szCs w:val="20"/>
        </w:rPr>
        <w:t>two</w:t>
      </w:r>
      <w:r w:rsidR="00EA2535">
        <w:rPr>
          <w:rFonts w:ascii="Arial" w:hAnsi="Arial" w:cs="Arial"/>
          <w:sz w:val="20"/>
          <w:szCs w:val="20"/>
        </w:rPr>
        <w:t xml:space="preserve"> dosing strategies were compared</w:t>
      </w:r>
      <w:r w:rsidR="00C97827">
        <w:rPr>
          <w:rFonts w:ascii="Arial" w:hAnsi="Arial" w:cs="Arial"/>
          <w:sz w:val="20"/>
          <w:szCs w:val="20"/>
        </w:rPr>
        <w:t xml:space="preserve"> to the flat 1200 mg dose</w:t>
      </w:r>
      <w:r w:rsidR="00EA2535">
        <w:rPr>
          <w:rFonts w:ascii="Arial" w:hAnsi="Arial" w:cs="Arial"/>
          <w:sz w:val="20"/>
          <w:szCs w:val="20"/>
        </w:rPr>
        <w:t xml:space="preserve"> (1) flat 1</w:t>
      </w:r>
      <w:r w:rsidR="00C97827">
        <w:rPr>
          <w:rFonts w:ascii="Arial" w:hAnsi="Arial" w:cs="Arial"/>
          <w:sz w:val="20"/>
          <w:szCs w:val="20"/>
        </w:rPr>
        <w:t>5</w:t>
      </w:r>
      <w:r w:rsidR="00EA2535">
        <w:rPr>
          <w:rFonts w:ascii="Arial" w:hAnsi="Arial" w:cs="Arial"/>
          <w:sz w:val="20"/>
          <w:szCs w:val="20"/>
        </w:rPr>
        <w:t>00 mg dose, (2) flat 1</w:t>
      </w:r>
      <w:r w:rsidR="00C97827">
        <w:rPr>
          <w:rFonts w:ascii="Arial" w:hAnsi="Arial" w:cs="Arial"/>
          <w:sz w:val="20"/>
          <w:szCs w:val="20"/>
        </w:rPr>
        <w:t>8</w:t>
      </w:r>
      <w:r w:rsidR="00EA2535">
        <w:rPr>
          <w:rFonts w:ascii="Arial" w:hAnsi="Arial" w:cs="Arial"/>
          <w:sz w:val="20"/>
          <w:szCs w:val="20"/>
        </w:rPr>
        <w:t>00 mg dose</w:t>
      </w:r>
      <w:r w:rsidR="00883702">
        <w:rPr>
          <w:rFonts w:ascii="Arial" w:hAnsi="Arial" w:cs="Arial"/>
          <w:sz w:val="20"/>
          <w:szCs w:val="20"/>
        </w:rPr>
        <w:t xml:space="preserve"> </w:t>
      </w:r>
      <w:r w:rsidR="00EA2535">
        <w:rPr>
          <w:rFonts w:ascii="Arial" w:hAnsi="Arial" w:cs="Arial"/>
          <w:sz w:val="20"/>
          <w:szCs w:val="20"/>
        </w:rPr>
        <w:t xml:space="preserve">(Figure </w:t>
      </w:r>
      <w:r w:rsidR="00883702">
        <w:rPr>
          <w:rFonts w:ascii="Arial" w:hAnsi="Arial" w:cs="Arial"/>
          <w:sz w:val="20"/>
          <w:szCs w:val="20"/>
        </w:rPr>
        <w:t>6</w:t>
      </w:r>
      <w:r w:rsidR="00EA2535">
        <w:rPr>
          <w:rFonts w:ascii="Arial" w:hAnsi="Arial" w:cs="Arial"/>
          <w:sz w:val="20"/>
          <w:szCs w:val="20"/>
        </w:rPr>
        <w:t xml:space="preserve">). </w:t>
      </w:r>
      <w:r w:rsidR="007137E3">
        <w:rPr>
          <w:rFonts w:ascii="Arial" w:hAnsi="Arial" w:cs="Arial"/>
          <w:sz w:val="20"/>
          <w:szCs w:val="20"/>
        </w:rPr>
        <w:t>S</w:t>
      </w:r>
      <w:r w:rsidR="00C03E10">
        <w:rPr>
          <w:rFonts w:ascii="Arial" w:hAnsi="Arial" w:cs="Arial"/>
          <w:sz w:val="20"/>
          <w:szCs w:val="20"/>
        </w:rPr>
        <w:t xml:space="preserve">imulations </w:t>
      </w:r>
      <w:del w:id="121" w:author="Chang, Vincent" w:date="2023-01-17T11:08:00Z">
        <w:r w:rsidR="007137E3">
          <w:rPr>
            <w:rFonts w:ascii="Arial" w:hAnsi="Arial" w:cs="Arial"/>
            <w:sz w:val="20"/>
            <w:szCs w:val="20"/>
          </w:rPr>
          <w:delText>with these two dosing strategies in</w:delText>
        </w:r>
        <w:r w:rsidR="00113438">
          <w:rPr>
            <w:rFonts w:ascii="Arial" w:hAnsi="Arial" w:cs="Arial"/>
            <w:sz w:val="20"/>
            <w:szCs w:val="20"/>
          </w:rPr>
          <w:delText xml:space="preserve"> the </w:delText>
        </w:r>
        <w:r w:rsidR="00C84193">
          <w:rPr>
            <w:rFonts w:ascii="Arial" w:hAnsi="Arial" w:cs="Arial"/>
            <w:sz w:val="20"/>
            <w:szCs w:val="20"/>
          </w:rPr>
          <w:delText>S31/A5349</w:delText>
        </w:r>
        <w:r w:rsidR="00113438">
          <w:rPr>
            <w:rFonts w:ascii="Arial" w:hAnsi="Arial" w:cs="Arial"/>
            <w:sz w:val="20"/>
            <w:szCs w:val="20"/>
          </w:rPr>
          <w:delText xml:space="preserve"> pa</w:delText>
        </w:r>
        <w:r w:rsidR="003067BA">
          <w:rPr>
            <w:rFonts w:ascii="Arial" w:hAnsi="Arial" w:cs="Arial"/>
            <w:sz w:val="20"/>
            <w:szCs w:val="20"/>
          </w:rPr>
          <w:delText xml:space="preserve">rticipant </w:delText>
        </w:r>
        <w:r w:rsidR="00113438">
          <w:rPr>
            <w:rFonts w:ascii="Arial" w:hAnsi="Arial" w:cs="Arial"/>
            <w:sz w:val="20"/>
            <w:szCs w:val="20"/>
          </w:rPr>
          <w:delText xml:space="preserve">population </w:delText>
        </w:r>
      </w:del>
      <w:r w:rsidR="00113438">
        <w:rPr>
          <w:rFonts w:ascii="Arial" w:hAnsi="Arial" w:cs="Arial"/>
          <w:sz w:val="20"/>
          <w:szCs w:val="20"/>
        </w:rPr>
        <w:t>demonstrate</w:t>
      </w:r>
      <w:r w:rsidR="007137E3">
        <w:rPr>
          <w:rFonts w:ascii="Arial" w:hAnsi="Arial" w:cs="Arial"/>
          <w:sz w:val="20"/>
          <w:szCs w:val="20"/>
        </w:rPr>
        <w:t>d</w:t>
      </w:r>
      <w:r w:rsidR="00C03E10">
        <w:rPr>
          <w:rFonts w:ascii="Arial" w:hAnsi="Arial" w:cs="Arial"/>
          <w:sz w:val="20"/>
          <w:szCs w:val="20"/>
        </w:rPr>
        <w:t xml:space="preserve"> that </w:t>
      </w:r>
      <w:ins w:id="122" w:author="Chang, Vincent" w:date="2023-01-17T11:08:00Z">
        <w:r w:rsidR="00134D22">
          <w:rPr>
            <w:rFonts w:ascii="Arial" w:hAnsi="Arial" w:cs="Arial"/>
            <w:sz w:val="20"/>
            <w:szCs w:val="20"/>
          </w:rPr>
          <w:t xml:space="preserve">although </w:t>
        </w:r>
      </w:ins>
      <w:r w:rsidR="00134D22">
        <w:rPr>
          <w:rFonts w:ascii="Arial" w:hAnsi="Arial" w:cs="Arial"/>
          <w:sz w:val="20"/>
          <w:szCs w:val="20"/>
        </w:rPr>
        <w:t xml:space="preserve">participants </w:t>
      </w:r>
      <w:del w:id="123" w:author="Chang, Vincent" w:date="2023-01-17T11:08:00Z">
        <w:r w:rsidR="00113438">
          <w:rPr>
            <w:rFonts w:ascii="Arial" w:hAnsi="Arial" w:cs="Arial"/>
            <w:sz w:val="20"/>
            <w:szCs w:val="20"/>
          </w:rPr>
          <w:delText xml:space="preserve">would benefit from </w:delText>
        </w:r>
      </w:del>
      <w:ins w:id="124" w:author="Chang, Vincent" w:date="2023-01-17T11:08:00Z">
        <w:r w:rsidR="00134D22">
          <w:rPr>
            <w:rFonts w:ascii="Arial" w:hAnsi="Arial" w:cs="Arial"/>
            <w:sz w:val="20"/>
            <w:szCs w:val="20"/>
          </w:rPr>
          <w:t xml:space="preserve">achieve </w:t>
        </w:r>
      </w:ins>
      <w:r w:rsidR="00134D22">
        <w:rPr>
          <w:rFonts w:ascii="Arial" w:hAnsi="Arial" w:cs="Arial"/>
          <w:sz w:val="20"/>
          <w:szCs w:val="20"/>
        </w:rPr>
        <w:t xml:space="preserve">higher </w:t>
      </w:r>
      <w:del w:id="125" w:author="Chang, Vincent" w:date="2023-01-17T11:08:00Z">
        <w:r w:rsidR="00113438">
          <w:rPr>
            <w:rFonts w:ascii="Arial" w:hAnsi="Arial" w:cs="Arial"/>
            <w:sz w:val="20"/>
            <w:szCs w:val="20"/>
          </w:rPr>
          <w:delText>doses</w:delText>
        </w:r>
        <w:r w:rsidR="007137E3">
          <w:rPr>
            <w:rFonts w:ascii="Arial" w:hAnsi="Arial" w:cs="Arial"/>
            <w:sz w:val="20"/>
            <w:szCs w:val="20"/>
          </w:rPr>
          <w:delText>.</w:delText>
        </w:r>
      </w:del>
      <w:ins w:id="126" w:author="Chang, Vincent" w:date="2023-01-17T11:08:00Z">
        <w:r w:rsidR="00134D22">
          <w:rPr>
            <w:rFonts w:ascii="Arial" w:hAnsi="Arial" w:cs="Arial"/>
            <w:sz w:val="20"/>
            <w:szCs w:val="20"/>
          </w:rPr>
          <w:t>exposures, the range of exposures does not shift much because of dose-limiting bioavailability.</w:t>
        </w:r>
      </w:ins>
      <w:r w:rsidR="00134D22">
        <w:rPr>
          <w:rFonts w:ascii="Arial" w:hAnsi="Arial" w:cs="Arial"/>
          <w:sz w:val="20"/>
          <w:szCs w:val="20"/>
        </w:rPr>
        <w:t xml:space="preserve"> </w:t>
      </w:r>
      <w:r w:rsidR="007137E3">
        <w:rPr>
          <w:rFonts w:ascii="Arial" w:hAnsi="Arial" w:cs="Arial"/>
          <w:sz w:val="20"/>
          <w:szCs w:val="20"/>
        </w:rPr>
        <w:t xml:space="preserve">Specifically, </w:t>
      </w:r>
      <w:r w:rsidR="00B97F9D">
        <w:rPr>
          <w:rFonts w:ascii="Arial" w:hAnsi="Arial" w:cs="Arial"/>
          <w:sz w:val="20"/>
          <w:szCs w:val="20"/>
        </w:rPr>
        <w:t>70.</w:t>
      </w:r>
      <w:r w:rsidR="00E17838">
        <w:rPr>
          <w:rFonts w:ascii="Arial" w:hAnsi="Arial" w:cs="Arial"/>
          <w:sz w:val="20"/>
          <w:szCs w:val="20"/>
        </w:rPr>
        <w:t>7</w:t>
      </w:r>
      <w:r w:rsidR="00B97F9D">
        <w:rPr>
          <w:rFonts w:ascii="Arial" w:hAnsi="Arial" w:cs="Arial"/>
          <w:sz w:val="20"/>
          <w:szCs w:val="20"/>
        </w:rPr>
        <w:t>% and 80.</w:t>
      </w:r>
      <w:r w:rsidR="00E17838">
        <w:rPr>
          <w:rFonts w:ascii="Arial" w:hAnsi="Arial" w:cs="Arial"/>
          <w:sz w:val="20"/>
          <w:szCs w:val="20"/>
        </w:rPr>
        <w:t>8</w:t>
      </w:r>
      <w:r w:rsidR="00B97F9D">
        <w:rPr>
          <w:rFonts w:ascii="Arial" w:hAnsi="Arial" w:cs="Arial"/>
          <w:sz w:val="20"/>
          <w:szCs w:val="20"/>
        </w:rPr>
        <w:t xml:space="preserve">% of participants would achieve the target exposure with </w:t>
      </w:r>
      <w:r w:rsidR="00C03E10">
        <w:rPr>
          <w:rFonts w:ascii="Arial" w:hAnsi="Arial" w:cs="Arial"/>
          <w:sz w:val="20"/>
          <w:szCs w:val="20"/>
        </w:rPr>
        <w:t xml:space="preserve">1500 </w:t>
      </w:r>
      <w:r w:rsidR="00B97F9D">
        <w:rPr>
          <w:rFonts w:ascii="Arial" w:hAnsi="Arial" w:cs="Arial"/>
          <w:sz w:val="20"/>
          <w:szCs w:val="20"/>
        </w:rPr>
        <w:t xml:space="preserve">and 1800 </w:t>
      </w:r>
      <w:r w:rsidR="00C03E10">
        <w:rPr>
          <w:rFonts w:ascii="Arial" w:hAnsi="Arial" w:cs="Arial"/>
          <w:sz w:val="20"/>
          <w:szCs w:val="20"/>
        </w:rPr>
        <w:t xml:space="preserve">mg </w:t>
      </w:r>
      <w:r w:rsidR="00B97F9D">
        <w:rPr>
          <w:rFonts w:ascii="Arial" w:hAnsi="Arial" w:cs="Arial"/>
          <w:sz w:val="20"/>
          <w:szCs w:val="20"/>
        </w:rPr>
        <w:t>rifapentine</w:t>
      </w:r>
      <w:r w:rsidR="00C03E10">
        <w:rPr>
          <w:rFonts w:ascii="Arial" w:hAnsi="Arial" w:cs="Arial"/>
          <w:sz w:val="20"/>
          <w:szCs w:val="20"/>
        </w:rPr>
        <w:t xml:space="preserve"> </w:t>
      </w:r>
      <w:r w:rsidR="00EA2535">
        <w:rPr>
          <w:rFonts w:ascii="Arial" w:hAnsi="Arial" w:cs="Arial"/>
          <w:sz w:val="20"/>
          <w:szCs w:val="20"/>
        </w:rPr>
        <w:t xml:space="preserve">(Figure </w:t>
      </w:r>
      <w:del w:id="127" w:author="Chang, Vincent" w:date="2023-01-17T11:08:00Z">
        <w:r w:rsidR="00883702">
          <w:rPr>
            <w:rFonts w:ascii="Arial" w:hAnsi="Arial" w:cs="Arial"/>
            <w:sz w:val="20"/>
            <w:szCs w:val="20"/>
          </w:rPr>
          <w:delText>6</w:delText>
        </w:r>
      </w:del>
      <w:ins w:id="128" w:author="Chang, Vincent" w:date="2023-01-17T11:08:00Z">
        <w:r w:rsidR="00134D22">
          <w:rPr>
            <w:rFonts w:ascii="Arial" w:hAnsi="Arial" w:cs="Arial"/>
            <w:sz w:val="20"/>
            <w:szCs w:val="20"/>
          </w:rPr>
          <w:t>7</w:t>
        </w:r>
      </w:ins>
      <w:r w:rsidR="00EA2535">
        <w:rPr>
          <w:rFonts w:ascii="Arial" w:hAnsi="Arial" w:cs="Arial"/>
          <w:sz w:val="20"/>
          <w:szCs w:val="20"/>
        </w:rPr>
        <w:t>)</w:t>
      </w:r>
      <w:r w:rsidR="00C03E10">
        <w:rPr>
          <w:rFonts w:ascii="Arial" w:hAnsi="Arial" w:cs="Arial"/>
          <w:sz w:val="20"/>
          <w:szCs w:val="20"/>
        </w:rPr>
        <w:t>.</w:t>
      </w:r>
      <w:r w:rsidR="001B5CA4">
        <w:rPr>
          <w:rFonts w:ascii="Arial" w:hAnsi="Arial" w:cs="Arial"/>
          <w:sz w:val="20"/>
          <w:szCs w:val="20"/>
        </w:rPr>
        <w:t xml:space="preserve"> </w:t>
      </w:r>
    </w:p>
    <w:p w14:paraId="53A86727" w14:textId="77777777" w:rsidR="00BB66C6" w:rsidRDefault="00BB66C6" w:rsidP="00801D45">
      <w:pPr>
        <w:spacing w:line="480" w:lineRule="auto"/>
        <w:rPr>
          <w:rFonts w:ascii="Arial" w:hAnsi="Arial" w:cs="Arial"/>
          <w:sz w:val="20"/>
          <w:szCs w:val="20"/>
        </w:rPr>
      </w:pPr>
    </w:p>
    <w:p w14:paraId="1E588618" w14:textId="06AF0234" w:rsidR="00BA1576" w:rsidRDefault="00A715E9" w:rsidP="00801D45">
      <w:pPr>
        <w:spacing w:line="480" w:lineRule="auto"/>
        <w:rPr>
          <w:rFonts w:ascii="Arial" w:hAnsi="Arial" w:cs="Arial"/>
          <w:b/>
          <w:bCs/>
          <w:sz w:val="22"/>
          <w:szCs w:val="22"/>
        </w:rPr>
      </w:pPr>
      <w:r>
        <w:rPr>
          <w:rFonts w:ascii="Arial" w:hAnsi="Arial" w:cs="Arial"/>
          <w:b/>
          <w:bCs/>
          <w:sz w:val="22"/>
          <w:szCs w:val="22"/>
        </w:rPr>
        <w:t>DISCUSSION</w:t>
      </w:r>
    </w:p>
    <w:p w14:paraId="7BE5C31C" w14:textId="4B0A9C62" w:rsidR="00845967" w:rsidRPr="00845967" w:rsidRDefault="000E5CA1" w:rsidP="00845967">
      <w:pPr>
        <w:spacing w:line="480" w:lineRule="auto"/>
        <w:rPr>
          <w:rFonts w:ascii="Arial" w:hAnsi="Arial" w:cs="Arial"/>
          <w:sz w:val="20"/>
          <w:szCs w:val="20"/>
        </w:rPr>
      </w:pPr>
      <w:r>
        <w:rPr>
          <w:rFonts w:ascii="Arial" w:hAnsi="Arial" w:cs="Arial"/>
          <w:sz w:val="20"/>
          <w:szCs w:val="20"/>
        </w:rPr>
        <w:t xml:space="preserve">The </w:t>
      </w:r>
      <w:r w:rsidR="00D8459F">
        <w:rPr>
          <w:rFonts w:ascii="Arial" w:hAnsi="Arial" w:cs="Arial"/>
          <w:sz w:val="20"/>
          <w:szCs w:val="20"/>
        </w:rPr>
        <w:t xml:space="preserve">study </w:t>
      </w:r>
      <w:r>
        <w:rPr>
          <w:rFonts w:ascii="Arial" w:hAnsi="Arial" w:cs="Arial"/>
          <w:sz w:val="20"/>
          <w:szCs w:val="20"/>
        </w:rPr>
        <w:t xml:space="preserve">described here represents the largest single-trial analysis of rifapentine population </w:t>
      </w:r>
      <w:r w:rsidR="00631F12">
        <w:rPr>
          <w:rFonts w:ascii="Arial" w:hAnsi="Arial" w:cs="Arial"/>
          <w:sz w:val="20"/>
          <w:szCs w:val="20"/>
        </w:rPr>
        <w:t xml:space="preserve">PK </w:t>
      </w:r>
      <w:r>
        <w:rPr>
          <w:rFonts w:ascii="Arial" w:hAnsi="Arial" w:cs="Arial"/>
          <w:sz w:val="20"/>
          <w:szCs w:val="20"/>
        </w:rPr>
        <w:t xml:space="preserve">to date. </w:t>
      </w:r>
      <w:r w:rsidR="003203E6">
        <w:rPr>
          <w:rFonts w:ascii="Arial" w:hAnsi="Arial" w:cs="Arial"/>
          <w:sz w:val="20"/>
          <w:szCs w:val="20"/>
        </w:rPr>
        <w:t xml:space="preserve">Considering the </w:t>
      </w:r>
      <w:r w:rsidR="00163800">
        <w:rPr>
          <w:rFonts w:ascii="Arial" w:hAnsi="Arial" w:cs="Arial"/>
          <w:sz w:val="20"/>
          <w:szCs w:val="20"/>
        </w:rPr>
        <w:t xml:space="preserve">recent </w:t>
      </w:r>
      <w:commentRangeStart w:id="129"/>
      <w:r w:rsidR="00103459">
        <w:rPr>
          <w:rFonts w:ascii="Arial" w:hAnsi="Arial" w:cs="Arial"/>
          <w:sz w:val="20"/>
          <w:szCs w:val="20"/>
        </w:rPr>
        <w:t xml:space="preserve">WHO </w:t>
      </w:r>
      <w:del w:id="130" w:author="Chang, Vincent" w:date="2023-01-17T11:08:00Z">
        <w:r w:rsidR="00163800">
          <w:rPr>
            <w:rFonts w:ascii="Arial" w:hAnsi="Arial" w:cs="Arial"/>
            <w:sz w:val="20"/>
            <w:szCs w:val="20"/>
          </w:rPr>
          <w:delText xml:space="preserve">rapid communication </w:delText>
        </w:r>
        <w:commentRangeEnd w:id="129"/>
        <w:r w:rsidR="006056B8">
          <w:rPr>
            <w:rStyle w:val="CommentReference"/>
          </w:rPr>
          <w:commentReference w:id="129"/>
        </w:r>
      </w:del>
      <w:ins w:id="131" w:author="Chang, Vincent" w:date="2023-01-17T11:08:00Z">
        <w:r w:rsidR="00267061">
          <w:rPr>
            <w:rFonts w:ascii="Arial" w:hAnsi="Arial" w:cs="Arial"/>
            <w:sz w:val="20"/>
            <w:szCs w:val="20"/>
          </w:rPr>
          <w:t>and CDC guidelines</w:t>
        </w:r>
        <w:r w:rsidR="00163800">
          <w:rPr>
            <w:rFonts w:ascii="Arial" w:hAnsi="Arial" w:cs="Arial"/>
            <w:sz w:val="20"/>
            <w:szCs w:val="20"/>
          </w:rPr>
          <w:t xml:space="preserve"> </w:t>
        </w:r>
      </w:ins>
      <w:r w:rsidR="00163800">
        <w:rPr>
          <w:rFonts w:ascii="Arial" w:hAnsi="Arial" w:cs="Arial"/>
          <w:sz w:val="20"/>
          <w:szCs w:val="20"/>
        </w:rPr>
        <w:t xml:space="preserve">which recommended the new </w:t>
      </w:r>
      <w:r w:rsidR="003203E6">
        <w:rPr>
          <w:rFonts w:ascii="Arial" w:hAnsi="Arial" w:cs="Arial"/>
          <w:sz w:val="20"/>
          <w:szCs w:val="20"/>
        </w:rPr>
        <w:t xml:space="preserve">4-month </w:t>
      </w:r>
      <w:r w:rsidR="00163800">
        <w:rPr>
          <w:rFonts w:ascii="Arial" w:hAnsi="Arial" w:cs="Arial"/>
          <w:sz w:val="20"/>
          <w:szCs w:val="20"/>
        </w:rPr>
        <w:t xml:space="preserve">2HPZM/2HPM </w:t>
      </w:r>
      <w:r w:rsidR="003203E6">
        <w:rPr>
          <w:rFonts w:ascii="Arial" w:hAnsi="Arial" w:cs="Arial"/>
          <w:sz w:val="20"/>
          <w:szCs w:val="20"/>
        </w:rPr>
        <w:t xml:space="preserve">regimen </w:t>
      </w:r>
      <w:r w:rsidR="00163800">
        <w:rPr>
          <w:rFonts w:ascii="Arial" w:hAnsi="Arial" w:cs="Arial"/>
          <w:sz w:val="20"/>
          <w:szCs w:val="20"/>
        </w:rPr>
        <w:t>as a possible alternative to the 6-month 2HRZE/</w:t>
      </w:r>
      <w:r w:rsidR="00920068">
        <w:rPr>
          <w:rFonts w:ascii="Arial" w:hAnsi="Arial" w:cs="Arial"/>
          <w:sz w:val="20"/>
          <w:szCs w:val="20"/>
        </w:rPr>
        <w:t>4</w:t>
      </w:r>
      <w:r w:rsidR="00163800">
        <w:rPr>
          <w:rFonts w:ascii="Arial" w:hAnsi="Arial" w:cs="Arial"/>
          <w:sz w:val="20"/>
          <w:szCs w:val="20"/>
        </w:rPr>
        <w:t xml:space="preserve">HR regimen </w:t>
      </w:r>
      <w:r w:rsidR="003203E6">
        <w:rPr>
          <w:rFonts w:ascii="Arial" w:hAnsi="Arial" w:cs="Arial"/>
          <w:sz w:val="20"/>
          <w:szCs w:val="20"/>
        </w:rPr>
        <w:t xml:space="preserve">for the treatment of </w:t>
      </w:r>
      <w:r w:rsidR="00AA2AA9">
        <w:rPr>
          <w:rFonts w:ascii="Arial" w:hAnsi="Arial" w:cs="Arial"/>
          <w:sz w:val="20"/>
          <w:szCs w:val="20"/>
        </w:rPr>
        <w:t>DS-T</w:t>
      </w:r>
      <w:r w:rsidR="0031780A">
        <w:rPr>
          <w:rFonts w:ascii="Arial" w:hAnsi="Arial" w:cs="Arial"/>
          <w:sz w:val="20"/>
          <w:szCs w:val="20"/>
        </w:rPr>
        <w:t>B</w:t>
      </w:r>
      <w:r w:rsidR="00B26C90">
        <w:rPr>
          <w:rFonts w:ascii="Arial" w:hAnsi="Arial" w:cs="Arial"/>
          <w:sz w:val="20"/>
          <w:szCs w:val="20"/>
        </w:rPr>
        <w:fldChar w:fldCharType="begin"/>
      </w:r>
      <w:r w:rsidR="00E661BE">
        <w:rPr>
          <w:rFonts w:ascii="Arial" w:hAnsi="Arial" w:cs="Arial"/>
          <w:sz w:val="20"/>
          <w:szCs w:val="20"/>
        </w:rPr>
        <w:instrText xml:space="preserve"> ADDIN ZOTERO_ITEM CSL_CITATION {"citationID":"qgMEIOfH","properties":{"formattedCitation":"\\super 19\\uc0\\u8211{}21\\nosupersub{}","plainCitation":"19–21","noteIndex":0},"citationItems":[{"id":170,"uris":["http://zotero.org/users/local/MK42wjil/items/GYTZDBDP"],"itemData":{"id":170,"type":"book","event-place":"Geneva","ISBN":"978-92-4-002867-8","language":"en","number-of-pages":"4","publisher":"World Health Organization","publisher-place":"Geneva","source":"WHO IRIS","title":"Treatment of drug-susceptible tuberculosis: rapid communication","title-short":"Treatment of drug-susceptible tuberculosis","URL":"https://apps.who.int/iris/handle/10665/341729","author":[{"literal":"World Health Organization"}],"accessed":{"date-parts":[["2022",5,9]]},"issued":{"date-parts":[["2021"]]}}},{"id":176,"uris":["http://zotero.org/users/local/MK42wjil/items/88BPK7TC"],"itemData":{"id":176,"type":"article-journal","abstract":"On May 5, 2021, CDC’s Tuberculosis Trials Consortium and the National Institutes of Health (NIH)–sponsored AIDS Clinical Trials Group (ACTG) published results from a randomized controlled trial indicating that a 4-month regimen containing rifapentine (RPT), moxifloxacin (MOX), isoniazid (INH), and pyrazinamide (PZA) was as effective as the standard 6-month regimen for tuberculosis (TB) treatment (1). On the basis of these findings, CDC recommends the 4-month regimen as a treatment option for U.S. patients aged ≥12 years with drug-susceptible pulmonary TB and provides implementation considerations for this treatment regimen.","container-title":"MMWR. Morbidity and Mortality Weekly Report","DOI":"10.15585/mmwr.mm7108a1","ISSN":"0149-2195, 1545-861X","issue":"8","journalAbbreviation":"MMWR Morb. Mortal. Wkly. Rep.","language":"en","page":"285-289","source":"DOI.org (Crossref)","title":"Interim Guidance: 4-Month Rifapentine-Moxifloxacin Regimen for the Treatment of Drug-Susceptible Pulmonary Tuberculosis — United States, 2022","title-short":"Interim Guidance","volume":"71","author":[{"family":"Carr","given":"Wendy"},{"family":"Kurbatova","given":"Ekaterina"},{"family":"Starks","given":"Angela"},{"family":"Goswami","given":"Neela"},{"family":"Allen","given":"Leeanna"},{"family":"Winston","given":"Carla"}],"issued":{"date-parts":[["2022",2,25]]}}},{"id":330,"uris":["http://zotero.org/users/local/MK42wjil/items/9HL9U2C3"],"itemData":{"id":330,"type":"article-journal","title":"WHO consolidated guidelines on tuberculosis. Module 4: treatment - drug-susceptible tuberculosis treatment. Geneva: World Health Organization; 2022. Licence: CC BY-NC-SA 3.0 IGO"},"locator":"4"}],"schema":"https://github.com/citation-style-language/schema/raw/master/csl-citation.json"} </w:instrText>
      </w:r>
      <w:r w:rsidR="00B26C90">
        <w:rPr>
          <w:rFonts w:ascii="Arial" w:hAnsi="Arial" w:cs="Arial"/>
          <w:sz w:val="20"/>
          <w:szCs w:val="20"/>
        </w:rPr>
        <w:fldChar w:fldCharType="separate"/>
      </w:r>
      <w:r w:rsidR="00E661BE" w:rsidRPr="00E661BE">
        <w:rPr>
          <w:rFonts w:ascii="Arial" w:hAnsi="Arial" w:cs="Arial"/>
          <w:sz w:val="20"/>
          <w:vertAlign w:val="superscript"/>
        </w:rPr>
        <w:t>19–21</w:t>
      </w:r>
      <w:r w:rsidR="00B26C90">
        <w:rPr>
          <w:rFonts w:ascii="Arial" w:hAnsi="Arial" w:cs="Arial"/>
          <w:sz w:val="20"/>
          <w:szCs w:val="20"/>
        </w:rPr>
        <w:fldChar w:fldCharType="end"/>
      </w:r>
      <w:r w:rsidR="00402BCE">
        <w:rPr>
          <w:rFonts w:ascii="Arial" w:hAnsi="Arial" w:cs="Arial"/>
          <w:sz w:val="20"/>
          <w:szCs w:val="20"/>
        </w:rPr>
        <w:t xml:space="preserve"> and </w:t>
      </w:r>
      <w:r w:rsidR="00205BE2">
        <w:rPr>
          <w:rFonts w:ascii="Arial" w:hAnsi="Arial" w:cs="Arial"/>
          <w:sz w:val="20"/>
          <w:szCs w:val="20"/>
        </w:rPr>
        <w:t xml:space="preserve">our S31/A5349 PKPD analysis which identified rifapentine exposure as the single most important predictor for treatment success, </w:t>
      </w:r>
      <w:r w:rsidR="00952284" w:rsidRPr="00952284">
        <w:rPr>
          <w:rFonts w:ascii="Arial" w:hAnsi="Arial" w:cs="Arial"/>
          <w:sz w:val="20"/>
          <w:szCs w:val="20"/>
          <w:lang w:val="en"/>
        </w:rPr>
        <w:t xml:space="preserve">further </w:t>
      </w:r>
      <w:r w:rsidR="00952284" w:rsidRPr="00952284">
        <w:rPr>
          <w:rFonts w:ascii="Arial" w:hAnsi="Arial" w:cs="Arial"/>
          <w:sz w:val="20"/>
          <w:szCs w:val="20"/>
          <w:lang w:val="en"/>
        </w:rPr>
        <w:lastRenderedPageBreak/>
        <w:t>optimizing of the dosing of rifapentine could lead to even higher cure rates and potentially shorter regimens than the currently endorsed rifapentine and moxifloxacin 4 month regimen</w:t>
      </w:r>
      <w:r w:rsidR="00205BE2">
        <w:rPr>
          <w:rFonts w:ascii="Arial" w:hAnsi="Arial" w:cs="Arial"/>
          <w:sz w:val="20"/>
          <w:szCs w:val="20"/>
        </w:rPr>
        <w:t xml:space="preserve">. </w:t>
      </w:r>
      <w:r w:rsidR="002D2730">
        <w:rPr>
          <w:rFonts w:ascii="Arial" w:hAnsi="Arial" w:cs="Arial"/>
          <w:sz w:val="20"/>
          <w:szCs w:val="20"/>
        </w:rPr>
        <w:t>Rifapentine’s highly variable PK in this study with AUC</w:t>
      </w:r>
      <w:r w:rsidR="002D2730">
        <w:rPr>
          <w:rFonts w:ascii="Arial" w:hAnsi="Arial" w:cs="Arial"/>
          <w:sz w:val="20"/>
          <w:szCs w:val="20"/>
          <w:vertAlign w:val="subscript"/>
        </w:rPr>
        <w:t>0-24h</w:t>
      </w:r>
      <w:r w:rsidR="00631F12">
        <w:rPr>
          <w:rFonts w:ascii="Arial" w:hAnsi="Arial" w:cs="Arial"/>
          <w:sz w:val="20"/>
          <w:szCs w:val="20"/>
          <w:vertAlign w:val="subscript"/>
        </w:rPr>
        <w:t>,ss</w:t>
      </w:r>
      <w:r w:rsidR="002D2730">
        <w:rPr>
          <w:rFonts w:ascii="Arial" w:hAnsi="Arial" w:cs="Arial"/>
          <w:sz w:val="20"/>
          <w:szCs w:val="20"/>
        </w:rPr>
        <w:t xml:space="preserve"> varying from 117 to 1444 </w:t>
      </w:r>
      <w:r w:rsidR="00B05ED5">
        <w:rPr>
          <w:rFonts w:ascii="Arial" w:hAnsi="Arial" w:cs="Arial"/>
          <w:sz w:val="20"/>
          <w:szCs w:val="20"/>
        </w:rPr>
        <w:t>µg∙h</w:t>
      </w:r>
      <w:r w:rsidR="002D2730">
        <w:rPr>
          <w:rFonts w:ascii="Arial" w:hAnsi="Arial" w:cs="Arial"/>
          <w:sz w:val="20"/>
          <w:szCs w:val="20"/>
        </w:rPr>
        <w:t xml:space="preserve">/mL amongst </w:t>
      </w:r>
      <w:r w:rsidR="003B67A4">
        <w:rPr>
          <w:rFonts w:ascii="Arial" w:hAnsi="Arial" w:cs="Arial"/>
          <w:sz w:val="20"/>
          <w:szCs w:val="20"/>
        </w:rPr>
        <w:t xml:space="preserve">1580 </w:t>
      </w:r>
      <w:r w:rsidR="003067BA">
        <w:rPr>
          <w:rFonts w:ascii="Arial" w:hAnsi="Arial" w:cs="Arial"/>
          <w:sz w:val="20"/>
          <w:szCs w:val="20"/>
        </w:rPr>
        <w:t>participants</w:t>
      </w:r>
      <w:r w:rsidR="002D2730">
        <w:rPr>
          <w:rFonts w:ascii="Arial" w:hAnsi="Arial" w:cs="Arial"/>
          <w:sz w:val="20"/>
          <w:szCs w:val="20"/>
        </w:rPr>
        <w:t xml:space="preserve"> all receiving a flat 1200 mg daily dose </w:t>
      </w:r>
      <w:r w:rsidR="00845967">
        <w:rPr>
          <w:rFonts w:ascii="Arial" w:hAnsi="Arial" w:cs="Arial"/>
          <w:sz w:val="20"/>
          <w:szCs w:val="20"/>
        </w:rPr>
        <w:t xml:space="preserve">by directly observed therapy </w:t>
      </w:r>
      <w:r w:rsidR="002D2730">
        <w:rPr>
          <w:rFonts w:ascii="Arial" w:hAnsi="Arial" w:cs="Arial"/>
          <w:sz w:val="20"/>
          <w:szCs w:val="20"/>
        </w:rPr>
        <w:t xml:space="preserve">underscores the challenges in implementing </w:t>
      </w:r>
      <w:r w:rsidR="00A807C4">
        <w:rPr>
          <w:rFonts w:ascii="Arial" w:hAnsi="Arial" w:cs="Arial"/>
          <w:sz w:val="20"/>
          <w:szCs w:val="20"/>
        </w:rPr>
        <w:t>this novel regimen</w:t>
      </w:r>
      <w:r w:rsidR="00845967">
        <w:rPr>
          <w:rFonts w:ascii="Arial" w:hAnsi="Arial" w:cs="Arial"/>
          <w:sz w:val="20"/>
          <w:szCs w:val="20"/>
        </w:rPr>
        <w:t xml:space="preserve"> in pragmatic settings</w:t>
      </w:r>
      <w:r w:rsidR="00631F12">
        <w:rPr>
          <w:rFonts w:ascii="Arial" w:hAnsi="Arial" w:cs="Arial"/>
          <w:sz w:val="20"/>
          <w:szCs w:val="20"/>
        </w:rPr>
        <w:t xml:space="preserve"> in low and middle income countries where TB has high prevalence</w:t>
      </w:r>
      <w:r w:rsidR="002D2730">
        <w:rPr>
          <w:rFonts w:ascii="Arial" w:hAnsi="Arial" w:cs="Arial"/>
          <w:sz w:val="20"/>
          <w:szCs w:val="20"/>
        </w:rPr>
        <w:t xml:space="preserve">. </w:t>
      </w:r>
      <w:r w:rsidR="00BA1576">
        <w:rPr>
          <w:rFonts w:ascii="Arial" w:hAnsi="Arial" w:cs="Arial"/>
          <w:sz w:val="20"/>
          <w:szCs w:val="20"/>
        </w:rPr>
        <w:t xml:space="preserve">Although the heterogeneity in exposure is partly due to biochemical properties of </w:t>
      </w:r>
      <w:r w:rsidR="00D8459F">
        <w:rPr>
          <w:rFonts w:ascii="Arial" w:hAnsi="Arial" w:cs="Arial"/>
          <w:sz w:val="20"/>
          <w:szCs w:val="20"/>
        </w:rPr>
        <w:t>rifapentine</w:t>
      </w:r>
      <w:r w:rsidR="00BA1576">
        <w:rPr>
          <w:rFonts w:ascii="Arial" w:hAnsi="Arial" w:cs="Arial"/>
          <w:sz w:val="20"/>
          <w:szCs w:val="20"/>
        </w:rPr>
        <w:t xml:space="preserve"> such as activation of pregnane X</w:t>
      </w:r>
      <w:r w:rsidR="002B1FCE">
        <w:rPr>
          <w:rFonts w:ascii="Arial" w:hAnsi="Arial" w:cs="Arial"/>
          <w:sz w:val="20"/>
          <w:szCs w:val="20"/>
        </w:rPr>
        <w:fldChar w:fldCharType="begin"/>
      </w:r>
      <w:r w:rsidR="00E661BE">
        <w:rPr>
          <w:rFonts w:ascii="Arial" w:hAnsi="Arial" w:cs="Arial"/>
          <w:sz w:val="20"/>
          <w:szCs w:val="20"/>
        </w:rPr>
        <w:instrText xml:space="preserve"> ADDIN ZOTERO_ITEM CSL_CITATION {"citationID":"CG77FMCa","properties":{"formattedCitation":"\\super 22\\nosupersub{}","plainCitation":"22","noteIndex":0},"citationItems":[{"id":290,"uris":["http://zotero.org/users/local/MK42wjil/items/I39CQ93P"],"itemData":{"id":290,"type":"article-journal","abstract":"Introduction: Among the infectious diseases, tuberculosis (TB) remains the second most common cause of death after HIV. TB treatment requires the combination of multiple drugs including the rifamycin class. However, rifamycins are activators of human pregnane X receptor (PXR), a transcription factor that regulates drug metabolism, drug resistance, energy metabolism and immune response. Rifamycin-mediated PXR activation may affect the outcome of TB therapy. Areas covered: This review describes the role of PXR in modulating metabolism, efficacy, toxicity and resistance to anti-TB drugs; as well as polymorphisms of PXR that potentially affect TB susceptibility. Expert opinion: The wide range of PXR functions that mediate drug metabolism and toxicity in TB therapy are often underappreciated and thus understudied. Further studies are needed to determine the overall impact of PXR activation on the outcome of TB therapy.","container-title":"Expert Opinion on Drug Metabolism &amp; Toxicology","DOI":"10.1517/17425255.2016.1121381","ISSN":"1742-5255, 1744-7607","issue":"1","journalAbbreviation":"Expert Opinion on Drug Metabolism &amp; Toxicology","language":"en","page":"21-30","source":"DOI.org (Crossref)","title":"The pregnane X receptor in tuberculosis therapeutics","volume":"12","author":[{"family":"Shehu","given":"Amina I"},{"family":"Li","given":"Guangming"},{"family":"Xie","given":"Wen"},{"family":"Ma","given":"Xiaochao"}],"issued":{"date-parts":[["2016",1,2]]}}}],"schema":"https://github.com/citation-style-language/schema/raw/master/csl-citation.json"} </w:instrText>
      </w:r>
      <w:r w:rsidR="002B1FCE">
        <w:rPr>
          <w:rFonts w:ascii="Arial" w:hAnsi="Arial" w:cs="Arial"/>
          <w:sz w:val="20"/>
          <w:szCs w:val="20"/>
        </w:rPr>
        <w:fldChar w:fldCharType="separate"/>
      </w:r>
      <w:r w:rsidR="00E661BE" w:rsidRPr="00E661BE">
        <w:rPr>
          <w:rFonts w:ascii="Arial" w:hAnsi="Arial" w:cs="Arial"/>
          <w:sz w:val="20"/>
          <w:vertAlign w:val="superscript"/>
        </w:rPr>
        <w:t>22</w:t>
      </w:r>
      <w:r w:rsidR="002B1FCE">
        <w:rPr>
          <w:rFonts w:ascii="Arial" w:hAnsi="Arial" w:cs="Arial"/>
          <w:sz w:val="20"/>
          <w:szCs w:val="20"/>
        </w:rPr>
        <w:fldChar w:fldCharType="end"/>
      </w:r>
      <w:r w:rsidR="00BA1576">
        <w:rPr>
          <w:rFonts w:ascii="Arial" w:hAnsi="Arial" w:cs="Arial"/>
          <w:sz w:val="20"/>
          <w:szCs w:val="20"/>
        </w:rPr>
        <w:t xml:space="preserve"> receptor</w:t>
      </w:r>
      <w:r w:rsidR="003A0C96">
        <w:rPr>
          <w:rFonts w:ascii="Arial" w:hAnsi="Arial" w:cs="Arial"/>
          <w:sz w:val="20"/>
          <w:szCs w:val="20"/>
        </w:rPr>
        <w:t>,</w:t>
      </w:r>
      <w:r w:rsidR="00BA1576">
        <w:rPr>
          <w:rFonts w:ascii="Arial" w:hAnsi="Arial" w:cs="Arial"/>
          <w:sz w:val="20"/>
          <w:szCs w:val="20"/>
        </w:rPr>
        <w:t xml:space="preserve"> induction of metabolizing enzymes</w:t>
      </w:r>
      <w:r w:rsidR="00624EA3">
        <w:rPr>
          <w:rFonts w:ascii="Arial" w:hAnsi="Arial" w:cs="Arial"/>
          <w:sz w:val="20"/>
          <w:szCs w:val="20"/>
        </w:rPr>
        <w:fldChar w:fldCharType="begin"/>
      </w:r>
      <w:r w:rsidR="00E661BE">
        <w:rPr>
          <w:rFonts w:ascii="Arial" w:hAnsi="Arial" w:cs="Arial"/>
          <w:sz w:val="20"/>
          <w:szCs w:val="20"/>
        </w:rPr>
        <w:instrText xml:space="preserve"> ADDIN ZOTERO_ITEM CSL_CITATION {"citationID":"YLeUgVPw","properties":{"formattedCitation":"\\super 23,24\\nosupersub{}","plainCitation":"23,24","noteIndex":0},"citationItems":[{"id":78,"uris":["http://zotero.org/users/local/MK42wjil/items/MWQJ52GG"],"itemData":{"id":78,"type":"article-journal","abstract":"ABSTRACT\n            \n              Rifampin is a potent inducer of cytochrome P450 (CYP) enzymes and transporters. Drug-drug interactions during tuberculosis treatment are common. Induction by rifapentine and rifabutin is understudied. Rifampin and rifabutin significantly induced\n              CYP3A4\n              (80-fold and 20-fold, respectively) in primary human hepatocytes. The induction was concentration dependent. Rifapentine induced CYP3A4 in hepatocytes from 3 of 6 donors. Data were also generated for ABCB1, ABCC1, ABCC2, organic anion-transporting polypeptide 1B1 (OATP1B1), and OATP1B3. This work serves as a basis for further study of the extent to which rifamycins induce key metabolism and transporter genes.","container-title":"Antimicrobial Agents and Chemotherapy","DOI":"10.1128/AAC.01124-13","ISSN":"0066-4804, 1098-6596","issue":"12","journalAbbreviation":"Antimicrob. Agents Chemother.","language":"en","page":"6366-6369","source":"DOI.org (Crossref)","title":"Induction of Influx and Efflux Transporters and Cytochrome P450 3A4 in Primary Human Hepatocytes by Rifampin, Rifabutin, and Rifapentine","volume":"57","author":[{"family":"Williamson","given":"Beth"},{"family":"Dooley","given":"Kelly E."},{"family":"Zhang","given":"Yuan"},{"family":"Back","given":"David J."},{"family":"Owen","given":"Andrew"}],"issued":{"date-parts":[["2013",12]]}}},{"id":294,"uris":["http://zotero.org/users/local/MK42wjil/items/T8QUZI6M"],"itemData":{"id":294,"type":"webpage","language":"en","note":"DOI: 10.1289/ehp.94102s9101","title":"Induction and autoinduction properties of rifamycin derivatives: a review of animal and human studies.","title-short":"Induction and autoinduction properties of rifamycin derivatives","URL":"https://ehp.niehs.nih.gov/doi/epdf/10.1289/ehp.94102s9101","accessed":{"date-parts":[["2022",10,12]]}}}],"schema":"https://github.com/citation-style-language/schema/raw/master/csl-citation.json"} </w:instrText>
      </w:r>
      <w:r w:rsidR="00624EA3">
        <w:rPr>
          <w:rFonts w:ascii="Arial" w:hAnsi="Arial" w:cs="Arial"/>
          <w:sz w:val="20"/>
          <w:szCs w:val="20"/>
        </w:rPr>
        <w:fldChar w:fldCharType="separate"/>
      </w:r>
      <w:r w:rsidR="00E661BE" w:rsidRPr="00E661BE">
        <w:rPr>
          <w:rFonts w:ascii="Arial" w:hAnsi="Arial" w:cs="Arial"/>
          <w:sz w:val="20"/>
          <w:vertAlign w:val="superscript"/>
        </w:rPr>
        <w:t>23,24</w:t>
      </w:r>
      <w:r w:rsidR="00624EA3">
        <w:rPr>
          <w:rFonts w:ascii="Arial" w:hAnsi="Arial" w:cs="Arial"/>
          <w:sz w:val="20"/>
          <w:szCs w:val="20"/>
        </w:rPr>
        <w:fldChar w:fldCharType="end"/>
      </w:r>
      <w:r w:rsidR="003A0C96">
        <w:rPr>
          <w:rFonts w:ascii="Arial" w:hAnsi="Arial" w:cs="Arial"/>
          <w:sz w:val="20"/>
          <w:szCs w:val="20"/>
        </w:rPr>
        <w:t>,</w:t>
      </w:r>
      <w:r w:rsidR="00BA1576">
        <w:rPr>
          <w:rFonts w:ascii="Arial" w:hAnsi="Arial" w:cs="Arial"/>
          <w:sz w:val="20"/>
          <w:szCs w:val="20"/>
        </w:rPr>
        <w:t xml:space="preserve"> and high binding affinity to plasma proteins</w:t>
      </w:r>
      <w:r w:rsidR="00624EA3">
        <w:rPr>
          <w:rFonts w:ascii="Arial" w:hAnsi="Arial" w:cs="Arial"/>
          <w:sz w:val="20"/>
          <w:szCs w:val="20"/>
        </w:rPr>
        <w:fldChar w:fldCharType="begin"/>
      </w:r>
      <w:r w:rsidR="00221646">
        <w:rPr>
          <w:rFonts w:ascii="Arial" w:hAnsi="Arial" w:cs="Arial"/>
          <w:sz w:val="20"/>
          <w:szCs w:val="20"/>
        </w:rPr>
        <w:instrText xml:space="preserve"> ADDIN ZOTERO_ITEM CSL_CITATION {"citationID":"1F95Wtnh","properties":{"formattedCitation":"\\super 15\\nosupersub{}","plainCitation":"15","noteIndex":0},"citationItems":[{"id":283,"uris":["http://zotero.org/users/local/MK42wjil/items/B3HP344Y"],"itemData":{"id":283,"type":"document","title":"Rifapentine (Priftin) [package insert]. Kansas City, KA: Hoechst Mar- ion Roussel, 1998."}}],"schema":"https://github.com/citation-style-language/schema/raw/master/csl-citation.json"} </w:instrText>
      </w:r>
      <w:r w:rsidR="00624EA3">
        <w:rPr>
          <w:rFonts w:ascii="Arial" w:hAnsi="Arial" w:cs="Arial"/>
          <w:sz w:val="20"/>
          <w:szCs w:val="20"/>
        </w:rPr>
        <w:fldChar w:fldCharType="separate"/>
      </w:r>
      <w:r w:rsidR="00221646" w:rsidRPr="00221646">
        <w:rPr>
          <w:rFonts w:ascii="Arial" w:hAnsi="Arial" w:cs="Arial"/>
          <w:sz w:val="20"/>
          <w:vertAlign w:val="superscript"/>
        </w:rPr>
        <w:t>15</w:t>
      </w:r>
      <w:r w:rsidR="00624EA3">
        <w:rPr>
          <w:rFonts w:ascii="Arial" w:hAnsi="Arial" w:cs="Arial"/>
          <w:sz w:val="20"/>
          <w:szCs w:val="20"/>
        </w:rPr>
        <w:fldChar w:fldCharType="end"/>
      </w:r>
      <w:r w:rsidR="00BA1576">
        <w:rPr>
          <w:rFonts w:ascii="Arial" w:hAnsi="Arial" w:cs="Arial"/>
          <w:sz w:val="20"/>
          <w:szCs w:val="20"/>
        </w:rPr>
        <w:t xml:space="preserve"> which are outside the scope of our analysis, </w:t>
      </w:r>
      <w:r w:rsidR="00D674C9">
        <w:rPr>
          <w:rFonts w:ascii="Arial" w:hAnsi="Arial" w:cs="Arial"/>
          <w:sz w:val="20"/>
          <w:szCs w:val="20"/>
        </w:rPr>
        <w:t xml:space="preserve">we have accounted for 25% of the variance in bioavailability and 15% in apparent clearance </w:t>
      </w:r>
      <w:r w:rsidR="00BA1576">
        <w:rPr>
          <w:rFonts w:ascii="Arial" w:hAnsi="Arial" w:cs="Arial"/>
          <w:sz w:val="20"/>
          <w:szCs w:val="20"/>
        </w:rPr>
        <w:t xml:space="preserve">by thoroughly characterizing the between subject variability of </w:t>
      </w:r>
      <w:r w:rsidR="00631F12">
        <w:rPr>
          <w:rFonts w:ascii="Arial" w:hAnsi="Arial" w:cs="Arial"/>
          <w:sz w:val="20"/>
          <w:szCs w:val="20"/>
        </w:rPr>
        <w:t xml:space="preserve">bioavailability and apparent clearance, </w:t>
      </w:r>
      <w:r w:rsidR="00BA1576">
        <w:rPr>
          <w:rFonts w:ascii="Arial" w:hAnsi="Arial" w:cs="Arial"/>
          <w:sz w:val="20"/>
          <w:szCs w:val="20"/>
        </w:rPr>
        <w:t xml:space="preserve"> and their relationships with </w:t>
      </w:r>
      <w:ins w:id="132" w:author="Phillips, Patrick" w:date="2023-01-13T12:08:00Z">
        <w:r w:rsidR="00072EC8">
          <w:rPr>
            <w:rFonts w:ascii="Arial" w:hAnsi="Arial" w:cs="Arial"/>
            <w:sz w:val="20"/>
            <w:szCs w:val="20"/>
          </w:rPr>
          <w:t xml:space="preserve">three simple </w:t>
        </w:r>
      </w:ins>
      <w:r w:rsidR="00BA1576">
        <w:rPr>
          <w:rFonts w:ascii="Arial" w:hAnsi="Arial" w:cs="Arial"/>
          <w:sz w:val="20"/>
          <w:szCs w:val="20"/>
        </w:rPr>
        <w:t>clinical characteristic</w:t>
      </w:r>
      <w:r w:rsidR="000A2693">
        <w:rPr>
          <w:rFonts w:ascii="Arial" w:hAnsi="Arial" w:cs="Arial"/>
          <w:sz w:val="20"/>
          <w:szCs w:val="20"/>
        </w:rPr>
        <w:t>s</w:t>
      </w:r>
      <w:r w:rsidR="00BA1576">
        <w:rPr>
          <w:rFonts w:ascii="Arial" w:hAnsi="Arial" w:cs="Arial"/>
          <w:sz w:val="20"/>
          <w:szCs w:val="20"/>
        </w:rPr>
        <w:t xml:space="preserve"> and demographic covariates</w:t>
      </w:r>
      <w:ins w:id="133" w:author="Phillips, Patrick" w:date="2023-01-13T12:08:00Z">
        <w:r w:rsidR="00072EC8">
          <w:rPr>
            <w:rFonts w:ascii="Arial" w:hAnsi="Arial" w:cs="Arial"/>
            <w:sz w:val="20"/>
            <w:szCs w:val="20"/>
          </w:rPr>
          <w:t>: HI</w:t>
        </w:r>
      </w:ins>
      <w:ins w:id="134" w:author="Phillips, Patrick" w:date="2023-01-13T12:09:00Z">
        <w:r w:rsidR="00072EC8">
          <w:rPr>
            <w:rFonts w:ascii="Arial" w:hAnsi="Arial" w:cs="Arial"/>
            <w:sz w:val="20"/>
            <w:szCs w:val="20"/>
          </w:rPr>
          <w:t>V</w:t>
        </w:r>
      </w:ins>
      <w:ins w:id="135" w:author="Phillips, Patrick" w:date="2023-01-13T12:08:00Z">
        <w:r w:rsidR="00072EC8">
          <w:rPr>
            <w:rFonts w:ascii="Arial" w:hAnsi="Arial" w:cs="Arial"/>
            <w:sz w:val="20"/>
            <w:szCs w:val="20"/>
          </w:rPr>
          <w:t xml:space="preserve"> status,</w:t>
        </w:r>
      </w:ins>
      <w:ins w:id="136" w:author="Phillips, Patrick" w:date="2023-01-13T12:09:00Z">
        <w:r w:rsidR="00072EC8">
          <w:rPr>
            <w:rFonts w:ascii="Arial" w:hAnsi="Arial" w:cs="Arial"/>
            <w:sz w:val="20"/>
            <w:szCs w:val="20"/>
          </w:rPr>
          <w:t xml:space="preserve"> sex, and race</w:t>
        </w:r>
      </w:ins>
      <w:ins w:id="137" w:author="Phillips, Patrick" w:date="2023-01-17T11:08:00Z">
        <w:r w:rsidR="00BA1576">
          <w:rPr>
            <w:rFonts w:ascii="Arial" w:hAnsi="Arial" w:cs="Arial"/>
            <w:sz w:val="20"/>
            <w:szCs w:val="20"/>
          </w:rPr>
          <w:t>.</w:t>
        </w:r>
      </w:ins>
      <w:del w:id="138" w:author="Phillips, Patrick" w:date="2023-01-17T11:08:00Z">
        <w:r w:rsidR="00BA1576">
          <w:rPr>
            <w:rFonts w:ascii="Arial" w:hAnsi="Arial" w:cs="Arial"/>
            <w:sz w:val="20"/>
            <w:szCs w:val="20"/>
          </w:rPr>
          <w:delText>.</w:delText>
        </w:r>
      </w:del>
      <w:r w:rsidR="00BA1576">
        <w:rPr>
          <w:rFonts w:ascii="Arial" w:hAnsi="Arial" w:cs="Arial"/>
          <w:sz w:val="20"/>
          <w:szCs w:val="20"/>
        </w:rPr>
        <w:t xml:space="preserve"> </w:t>
      </w:r>
      <w:r w:rsidR="00581153">
        <w:rPr>
          <w:rFonts w:ascii="Arial" w:hAnsi="Arial" w:cs="Arial"/>
          <w:sz w:val="20"/>
          <w:szCs w:val="20"/>
        </w:rPr>
        <w:t xml:space="preserve">Our results </w:t>
      </w:r>
      <w:r w:rsidR="005972BE">
        <w:rPr>
          <w:rFonts w:ascii="Arial" w:hAnsi="Arial" w:cs="Arial"/>
          <w:sz w:val="20"/>
          <w:szCs w:val="20"/>
        </w:rPr>
        <w:t xml:space="preserve">in the largest-to-date analysis of rifapentine pharmacokinetics </w:t>
      </w:r>
      <w:r w:rsidR="00581153">
        <w:rPr>
          <w:rFonts w:ascii="Arial" w:hAnsi="Arial" w:cs="Arial"/>
          <w:sz w:val="20"/>
          <w:szCs w:val="20"/>
        </w:rPr>
        <w:t xml:space="preserve">establish several findings that may help guide rifapentine dosing strategies: 1) </w:t>
      </w:r>
      <w:r w:rsidR="00D52763">
        <w:rPr>
          <w:rFonts w:ascii="Arial" w:hAnsi="Arial" w:cs="Arial"/>
          <w:sz w:val="20"/>
          <w:szCs w:val="20"/>
        </w:rPr>
        <w:t xml:space="preserve">the </w:t>
      </w:r>
      <w:r w:rsidR="007E1479">
        <w:rPr>
          <w:rFonts w:ascii="Arial" w:hAnsi="Arial" w:cs="Arial"/>
          <w:sz w:val="20"/>
          <w:szCs w:val="20"/>
        </w:rPr>
        <w:t>PK</w:t>
      </w:r>
      <w:r w:rsidR="00D52763">
        <w:rPr>
          <w:rFonts w:ascii="Arial" w:hAnsi="Arial" w:cs="Arial"/>
          <w:sz w:val="20"/>
          <w:szCs w:val="20"/>
        </w:rPr>
        <w:t xml:space="preserve">, efficacy, and safety data do not support weight-based dosing for rifapentine; 2) male, Black/Mixed race, and </w:t>
      </w:r>
      <w:r w:rsidR="003067BA">
        <w:rPr>
          <w:rFonts w:ascii="Arial" w:hAnsi="Arial" w:cs="Arial"/>
          <w:sz w:val="20"/>
          <w:szCs w:val="20"/>
        </w:rPr>
        <w:t>participants</w:t>
      </w:r>
      <w:r w:rsidR="00D52763">
        <w:rPr>
          <w:rFonts w:ascii="Arial" w:hAnsi="Arial" w:cs="Arial"/>
          <w:sz w:val="20"/>
          <w:szCs w:val="20"/>
        </w:rPr>
        <w:t xml:space="preserve"> living with HIV are at higher risk for low exposure, especially intersections of these populations; 3) </w:t>
      </w:r>
      <w:r w:rsidR="00821159">
        <w:rPr>
          <w:rFonts w:ascii="Arial" w:hAnsi="Arial" w:cs="Arial"/>
          <w:sz w:val="20"/>
          <w:szCs w:val="20"/>
        </w:rPr>
        <w:t>the data doesn’t provide</w:t>
      </w:r>
      <w:r w:rsidR="00CD35AA">
        <w:rPr>
          <w:rFonts w:ascii="Arial" w:hAnsi="Arial" w:cs="Arial"/>
          <w:sz w:val="20"/>
          <w:szCs w:val="20"/>
        </w:rPr>
        <w:t xml:space="preserve"> evidence of an exposure-toxicity relationship</w:t>
      </w:r>
      <w:r w:rsidR="00821159">
        <w:rPr>
          <w:rFonts w:ascii="Arial" w:hAnsi="Arial" w:cs="Arial"/>
          <w:sz w:val="20"/>
          <w:szCs w:val="20"/>
        </w:rPr>
        <w:t xml:space="preserve">, and 4) </w:t>
      </w:r>
      <w:r w:rsidR="00EA0905">
        <w:rPr>
          <w:rFonts w:ascii="Arial" w:hAnsi="Arial" w:cs="Arial"/>
          <w:sz w:val="20"/>
          <w:szCs w:val="20"/>
        </w:rPr>
        <w:t>o</w:t>
      </w:r>
      <w:r w:rsidR="00845967" w:rsidRPr="00845967">
        <w:rPr>
          <w:rFonts w:ascii="Arial" w:hAnsi="Arial" w:cs="Arial"/>
          <w:sz w:val="20"/>
          <w:szCs w:val="20"/>
        </w:rPr>
        <w:t xml:space="preserve">ur </w:t>
      </w:r>
      <w:r w:rsidR="0043449A">
        <w:rPr>
          <w:rFonts w:ascii="Arial" w:hAnsi="Arial" w:cs="Arial"/>
          <w:sz w:val="20"/>
          <w:szCs w:val="20"/>
        </w:rPr>
        <w:t>simulations</w:t>
      </w:r>
      <w:r w:rsidR="00845967" w:rsidRPr="00845967">
        <w:rPr>
          <w:rFonts w:ascii="Arial" w:hAnsi="Arial" w:cs="Arial"/>
          <w:sz w:val="20"/>
          <w:szCs w:val="20"/>
        </w:rPr>
        <w:t xml:space="preserve"> suggest increasing the flat-dose to 1500 mg or 1800 mg, which will increase </w:t>
      </w:r>
      <w:r w:rsidR="00845967">
        <w:rPr>
          <w:rFonts w:ascii="Arial" w:hAnsi="Arial" w:cs="Arial"/>
          <w:sz w:val="20"/>
          <w:szCs w:val="20"/>
        </w:rPr>
        <w:t xml:space="preserve">the </w:t>
      </w:r>
      <w:r w:rsidR="00845967" w:rsidRPr="00845967">
        <w:rPr>
          <w:rFonts w:ascii="Arial" w:hAnsi="Arial" w:cs="Arial"/>
          <w:sz w:val="20"/>
          <w:szCs w:val="20"/>
        </w:rPr>
        <w:t xml:space="preserve">proportion of patients who reach target exposures, especially in patients who are at high risk of low rifapentine exposures (male, Black/Mixed race, and/or participants living with HIV). </w:t>
      </w:r>
    </w:p>
    <w:p w14:paraId="2135DD46" w14:textId="77777777" w:rsidR="00845967" w:rsidRDefault="00845967" w:rsidP="00801D45">
      <w:pPr>
        <w:spacing w:line="480" w:lineRule="auto"/>
        <w:rPr>
          <w:rFonts w:ascii="Arial" w:hAnsi="Arial" w:cs="Arial"/>
          <w:sz w:val="20"/>
          <w:szCs w:val="20"/>
        </w:rPr>
      </w:pPr>
    </w:p>
    <w:p w14:paraId="5A8DEC5A" w14:textId="75AC6E70" w:rsidR="00032C04" w:rsidRDefault="001F48D6" w:rsidP="00801D45">
      <w:pPr>
        <w:spacing w:line="480" w:lineRule="auto"/>
        <w:rPr>
          <w:rFonts w:ascii="Arial" w:hAnsi="Arial" w:cs="Arial"/>
          <w:sz w:val="20"/>
          <w:szCs w:val="20"/>
        </w:rPr>
      </w:pPr>
      <w:r>
        <w:rPr>
          <w:rFonts w:ascii="Arial" w:hAnsi="Arial" w:cs="Arial"/>
          <w:sz w:val="20"/>
          <w:szCs w:val="20"/>
        </w:rPr>
        <w:t>Currently, rifapentine is primarily used for the treatment of latent TB and c</w:t>
      </w:r>
      <w:r w:rsidR="006957D6">
        <w:rPr>
          <w:rFonts w:ascii="Arial" w:hAnsi="Arial" w:cs="Arial"/>
          <w:sz w:val="20"/>
          <w:szCs w:val="20"/>
        </w:rPr>
        <w:t>urrent guidelines recommend weight-based dosing for rifapentine</w:t>
      </w:r>
      <w:r w:rsidR="00624EA3">
        <w:rPr>
          <w:rFonts w:ascii="Arial" w:hAnsi="Arial" w:cs="Arial"/>
          <w:sz w:val="20"/>
          <w:szCs w:val="20"/>
        </w:rPr>
        <w:fldChar w:fldCharType="begin"/>
      </w:r>
      <w:r w:rsidR="00221646">
        <w:rPr>
          <w:rFonts w:ascii="Arial" w:hAnsi="Arial" w:cs="Arial"/>
          <w:sz w:val="20"/>
          <w:szCs w:val="20"/>
        </w:rPr>
        <w:instrText xml:space="preserve"> ADDIN ZOTERO_ITEM CSL_CITATION {"citationID":"KJRvBxrS","properties":{"formattedCitation":"\\super 15\\nosupersub{}","plainCitation":"15","noteIndex":0},"citationItems":[{"id":283,"uris":["http://zotero.org/users/local/MK42wjil/items/B3HP344Y"],"itemData":{"id":283,"type":"document","title":"Rifapentine (Priftin) [package insert]. Kansas City, KA: Hoechst Mar- ion Roussel, 1998."}}],"schema":"https://github.com/citation-style-language/schema/raw/master/csl-citation.json"} </w:instrText>
      </w:r>
      <w:r w:rsidR="00624EA3">
        <w:rPr>
          <w:rFonts w:ascii="Arial" w:hAnsi="Arial" w:cs="Arial"/>
          <w:sz w:val="20"/>
          <w:szCs w:val="20"/>
        </w:rPr>
        <w:fldChar w:fldCharType="separate"/>
      </w:r>
      <w:r w:rsidR="00221646" w:rsidRPr="00221646">
        <w:rPr>
          <w:rFonts w:ascii="Arial" w:hAnsi="Arial" w:cs="Arial"/>
          <w:sz w:val="20"/>
          <w:vertAlign w:val="superscript"/>
        </w:rPr>
        <w:t>15</w:t>
      </w:r>
      <w:r w:rsidR="00624EA3">
        <w:rPr>
          <w:rFonts w:ascii="Arial" w:hAnsi="Arial" w:cs="Arial"/>
          <w:sz w:val="20"/>
          <w:szCs w:val="20"/>
        </w:rPr>
        <w:fldChar w:fldCharType="end"/>
      </w:r>
      <w:r w:rsidR="006957D6">
        <w:rPr>
          <w:rFonts w:ascii="Arial" w:hAnsi="Arial" w:cs="Arial"/>
          <w:sz w:val="20"/>
          <w:szCs w:val="20"/>
        </w:rPr>
        <w:t xml:space="preserve">, which was not supported in our </w:t>
      </w:r>
      <w:r w:rsidR="006E2F3E">
        <w:rPr>
          <w:rFonts w:ascii="Arial" w:hAnsi="Arial" w:cs="Arial"/>
          <w:sz w:val="20"/>
          <w:szCs w:val="20"/>
        </w:rPr>
        <w:t xml:space="preserve">largest-to-date </w:t>
      </w:r>
      <w:r w:rsidR="006957D6">
        <w:rPr>
          <w:rFonts w:ascii="Arial" w:hAnsi="Arial" w:cs="Arial"/>
          <w:sz w:val="20"/>
          <w:szCs w:val="20"/>
        </w:rPr>
        <w:t xml:space="preserve">analysis. </w:t>
      </w:r>
      <w:r w:rsidR="00174F56">
        <w:rPr>
          <w:rFonts w:ascii="Arial" w:hAnsi="Arial" w:cs="Arial"/>
          <w:sz w:val="20"/>
          <w:szCs w:val="20"/>
        </w:rPr>
        <w:t xml:space="preserve">In four previously described rifapentine population pharmacokinetic models, weight </w:t>
      </w:r>
      <w:r w:rsidR="00C03D40">
        <w:rPr>
          <w:rFonts w:ascii="Arial" w:hAnsi="Arial" w:cs="Arial"/>
          <w:sz w:val="20"/>
          <w:szCs w:val="20"/>
        </w:rPr>
        <w:t xml:space="preserve">also </w:t>
      </w:r>
      <w:r w:rsidR="00174F56">
        <w:rPr>
          <w:rFonts w:ascii="Arial" w:hAnsi="Arial" w:cs="Arial"/>
          <w:sz w:val="20"/>
          <w:szCs w:val="20"/>
        </w:rPr>
        <w:t xml:space="preserve">did not influence rifapentine </w:t>
      </w:r>
      <w:r w:rsidR="00C03D40">
        <w:rPr>
          <w:rFonts w:ascii="Arial" w:hAnsi="Arial" w:cs="Arial"/>
          <w:sz w:val="20"/>
          <w:szCs w:val="20"/>
        </w:rPr>
        <w:t>PK</w:t>
      </w:r>
      <w:r w:rsidR="00174F56">
        <w:rPr>
          <w:rFonts w:ascii="Arial" w:hAnsi="Arial" w:cs="Arial"/>
          <w:sz w:val="20"/>
          <w:szCs w:val="20"/>
        </w:rPr>
        <w:t>.</w:t>
      </w:r>
      <w:r w:rsidR="00B303EA">
        <w:rPr>
          <w:rFonts w:ascii="Arial" w:hAnsi="Arial" w:cs="Arial"/>
          <w:sz w:val="20"/>
          <w:szCs w:val="20"/>
        </w:rPr>
        <w:fldChar w:fldCharType="begin"/>
      </w:r>
      <w:r w:rsidR="00E661BE">
        <w:rPr>
          <w:rFonts w:ascii="Arial" w:hAnsi="Arial" w:cs="Arial"/>
          <w:sz w:val="20"/>
          <w:szCs w:val="20"/>
        </w:rPr>
        <w:instrText xml:space="preserve"> ADDIN ZOTERO_ITEM CSL_CITATION {"citationID":"Ye8q5uJg","properties":{"formattedCitation":"\\super 5,18,25,26\\nosupersub{}","plainCitation":"5,18,25,26","noteIndex":0},"citationItems":[{"id":17,"uris":["http://zotero.org/users/local/MK42wjil/items/7THHVMLS"],"itemData":{"id":17,"type":"article-journal","container-title":"Clinical Pharmacology &amp; Therapeutics","DOI":"10.1002/cpt.634","ISSN":"00099236","issue":"2","journalAbbreviation":"Clin. Pharmacol. Ther.","language":"en","page":"321-331","source":"DOI.org (Crossref)","title":"Defining the optimal dose of rifapentine for pulmonary tuberculosis: Exposure-response relations from two phase II clinical trials","title-short":"Defining the optimal dose of rifapentine for pulmonary tuberculosis","volume":"102","author":[{"family":"Savic","given":"Rm"},{"family":"Weiner","given":"M"},{"family":"MacKenzie","given":"Wr"},{"family":"Engle","given":"M"},{"family":"Whitworth","given":"Wc"},{"family":"Johnson","given":"Jl"},{"family":"Nsubuga","given":"P"},{"family":"Nahid","given":"P"},{"family":"Nguyen","given":"Nv"},{"family":"Peloquin","given":"Ca"},{"family":"Dooley","given":"Ke"},{"family":"Dorman","given":"Se"},{"literal":"for the Tuberculosis Trials Consortium of the Centers for Disease Control and Prevention"}],"issued":{"date-parts":[["2017",8]]}}},{"id":118,"uris":["http://zotero.org/users/local/MK42wjil/items/M5S9IUW3"],"itemData":{"id":118,"type":"article-journal","abstract":"Rationale: Rifapentine has been investigated at various doses, frequencies, and dosing algorithms, but clarity on the optimal dosing approach is lacking.","container-title":"American Journal of Respiratory and Critical Care Medicine","DOI":"10.1164/rccm.201912-2489OC","ISSN":"1073-449X, 1535-4970","issue":"6","journalAbbreviation":"Am J Respir Crit Care Med","language":"en","page":"866-877","source":"DOI.org (Crossref)","title":"Rifapentine Population Pharmacokinetics and Dosing Recommendations for Latent Tuberculosis Infection","volume":"202","author":[{"family":"Hibma","given":"Jennifer E."},{"family":"Radtke","given":"Kendra K."},{"family":"Dorman","given":"Susan E."},{"family":"Jindani","given":"Amina"},{"family":"Dooley","given":"Kelly E."},{"family":"Weiner","given":"Marc"},{"family":"McIlleron","given":"Helen M."},{"family":"Savic","given":"Radojka M."}],"issued":{"date-parts":[["2020",9,15]]}}},{"id":15,"uris":["http://zotero.org/users/local/MK42wjil/items/Z2S7JMJM"],"itemData":{"id":15,"type":"article-journal","abstract":"ABSTRACT\n            \n              Rifapentine is under active investigation as a potent drug that may help shorten the tuberculosis (TB) treatment duration. A previous rifapentine dose escalation study with daily dosing indicated a possible decrease in bioavailability as the dose increased and an increase in clearance over time for rifapentine and its active metabolite, desacetyl rifapentine. This study aimed to assess the effects of increasing doses on rifapentine absorption and bioavailability and to evaluate the clearance changes over 14 days. A population analysis was performed with nonlinear mixed-effects modeling. Absorption, time-varying clearance, bioavailability, and empirical and semimechanistic autoinduction models were investigated. A one-compartment model linked to a transit compartment absorption model best described the data. The bioavailability of rifapentine decreased linearly by 2.5% for each 100-mg increase in dose. The autoinduction model suggested a dose-independent linear increase in clearance of the parent drug and metabolite over time from 1.2 and 3.1 liters · h\n              −1\n              , respectively, after a single dose to 2.2 and 5.0 liters · h\n              −1\n              , respectively, after 14 once-daily doses, with no plateau being reached by day 14. In clinical trial simulations using the final model, rifapentine demonstrated less-than-dose-proportional pharmacokinetics, but there was no plateau in exposures over the dose range tested (450 to 1,800 mg), and divided dosing increased exposures significantly. Thus, the proposed compartmental model incorporating daily dosing of rifapentine over a wide range of doses and time-related changes in bioavailability and clearance provides a useful tool for estimation of drug exposure that can be used to optimize rifapentine dosing for TB treatment. (This study has been registered at ClinicalTrials.gov under registration no. NCT01162486.)","container-title":"Antimicrobial Agents and Chemotherapy","DOI":"10.1128/AAC.01918-13","ISSN":"0066-4804, 1098-6596","issue":"6","journalAbbreviation":"Antimicrob. Agents Chemother.","language":"en","page":"3035-3042","source":"DOI.org (Crossref)","title":"Population Pharmacokinetics of Rifapentine and Desacetyl Rifapentine in Healthy Volunteers: Nonlinearities in Clearance and Bioavailability","title-short":"Population Pharmacokinetics of Rifapentine and Desacetyl Rifapentine in Healthy Volunteers","volume":"58","author":[{"family":"Savic","given":"Radojka M."},{"family":"Lu","given":"Yanhui"},{"family":"Bliven-Sizemore","given":"Erin"},{"family":"Weiner","given":"Marc"},{"family":"Nuermberger","given":"Eric"},{"family":"Burman","given":"William"},{"family":"Dorman","given":"Susan E."},{"family":"Dooley","given":"Kelly E."}],"issued":{"date-parts":[["2014",6]]}}},{"id":172,"uris":["http://zotero.org/users/local/MK42wjil/items/B36HNZDU"],"itemData":{"id":172,"type":"article-journal","abstract":"ABSTRACT\n            Rifapentine and its primary metabolite, 25-desacetyl rifapentine, are active against mycobacterium tuberculosis. The objectives of this study were to describe the population pharmacokinetics of rifapentine and 25-desacetyl rifapentine in fasting and fed states. Thirty-five male healthy volunteers were enrolled in an open-label, randomized, sequential, five-way crossover study. Participants received a single 900-mg dose of rifapentine after meals with high fat (meal A), bulk and low fat (meal B), bulk and high fat (meal C), high fluid and low fat (meal D), or 200 ml of water (meal E). Venous blood samples were collected over 72 h after each rifapentine dose, and plasma was analyzed for rifapentine and 25-desacetyl rifapentine using high-performance liquid chromatography. Pharmacokinetic data were analyzed by nonlinear mixed-effect modeling using NONMEM. Compared with the fasting state, meal A had the greatest effect on rifapentine oral bioavailability, increasing it by 86%. Meals B, C, and D resulted in 33%, 46%, and 49% increases in rifapentine oral bioavailability, respectively. Similar trends were observed for 25-desacetyl rifapentine. As meal behavior has a substantial impact on rifapentine exposure, it should be considered in the evaluation of optimal dosing approaches.","container-title":"Antimicrobial Agents and Chemotherapy","DOI":"10.1128/AAC.00345-10","ISSN":"0066-4804, 1098-6596","issue":"8","journalAbbreviation":"Antimicrob Agents Chemother","language":"en","page":"3390-3394","source":"DOI.org (Crossref)","title":"Effects of Four Different Meal Types on the Population Pharmacokinetics of Single-Dose Rifapentine in Healthy Male Volunteers","volume":"54","author":[{"family":"Zvada","given":"Simbarashe P."},{"family":"Van Der Walt","given":"Jan-Stefan"},{"family":"Smith","given":"Peter J."},{"family":"Fourie","given":"P. Bernard"},{"family":"Roscigno","given":"Giorgio"},{"family":"Mitchison","given":"Denis"},{"family":"Simonsson","given":"Ulrika S. H."},{"family":"McIlleron","given":"Helen M."}],"issued":{"date-parts":[["2010",8]]}}}],"schema":"https://github.com/citation-style-language/schema/raw/master/csl-citation.json"} </w:instrText>
      </w:r>
      <w:r w:rsidR="00B303EA">
        <w:rPr>
          <w:rFonts w:ascii="Arial" w:hAnsi="Arial" w:cs="Arial"/>
          <w:sz w:val="20"/>
          <w:szCs w:val="20"/>
        </w:rPr>
        <w:fldChar w:fldCharType="separate"/>
      </w:r>
      <w:r w:rsidR="00E661BE" w:rsidRPr="00E661BE">
        <w:rPr>
          <w:rFonts w:ascii="Arial" w:hAnsi="Arial" w:cs="Arial"/>
          <w:sz w:val="20"/>
          <w:vertAlign w:val="superscript"/>
        </w:rPr>
        <w:t>5,18,25,26</w:t>
      </w:r>
      <w:r w:rsidR="00B303EA">
        <w:rPr>
          <w:rFonts w:ascii="Arial" w:hAnsi="Arial" w:cs="Arial"/>
          <w:sz w:val="20"/>
          <w:szCs w:val="20"/>
        </w:rPr>
        <w:fldChar w:fldCharType="end"/>
      </w:r>
      <w:r>
        <w:rPr>
          <w:rFonts w:ascii="Arial" w:hAnsi="Arial" w:cs="Arial"/>
          <w:sz w:val="20"/>
          <w:szCs w:val="20"/>
        </w:rPr>
        <w:t xml:space="preserve"> Furthermore, Savic et. al. supported flat dosing</w:t>
      </w:r>
      <w:r w:rsidR="006F5B4E">
        <w:rPr>
          <w:rFonts w:ascii="Arial" w:hAnsi="Arial" w:cs="Arial"/>
          <w:sz w:val="20"/>
          <w:szCs w:val="20"/>
        </w:rPr>
        <w:t xml:space="preserve">, </w:t>
      </w:r>
      <w:r w:rsidR="00B303EA">
        <w:rPr>
          <w:rFonts w:ascii="Arial" w:hAnsi="Arial" w:cs="Arial"/>
          <w:sz w:val="20"/>
          <w:szCs w:val="20"/>
        </w:rPr>
        <w:t xml:space="preserve">which was implemented in </w:t>
      </w:r>
      <w:r w:rsidR="00D674C9">
        <w:rPr>
          <w:rFonts w:ascii="Arial" w:hAnsi="Arial" w:cs="Arial"/>
          <w:sz w:val="20"/>
          <w:szCs w:val="20"/>
        </w:rPr>
        <w:t xml:space="preserve">this </w:t>
      </w:r>
      <w:r w:rsidR="00B303EA">
        <w:rPr>
          <w:rFonts w:ascii="Arial" w:hAnsi="Arial" w:cs="Arial"/>
          <w:sz w:val="20"/>
          <w:szCs w:val="20"/>
        </w:rPr>
        <w:t>trial</w:t>
      </w:r>
      <w:r w:rsidR="00B303EA">
        <w:rPr>
          <w:rFonts w:ascii="Arial" w:hAnsi="Arial" w:cs="Arial"/>
          <w:sz w:val="20"/>
          <w:szCs w:val="20"/>
        </w:rPr>
        <w:fldChar w:fldCharType="begin"/>
      </w:r>
      <w:r w:rsidR="00B303EA">
        <w:rPr>
          <w:rFonts w:ascii="Arial" w:hAnsi="Arial" w:cs="Arial"/>
          <w:sz w:val="20"/>
          <w:szCs w:val="20"/>
        </w:rPr>
        <w:instrText xml:space="preserve"> ADDIN ZOTERO_ITEM CSL_CITATION {"citationID":"kfPtqNRz","properties":{"formattedCitation":"\\super 5\\nosupersub{}","plainCitation":"5","noteIndex":0},"citationItems":[{"id":17,"uris":["http://zotero.org/users/local/MK42wjil/items/7THHVMLS"],"itemData":{"id":17,"type":"article-journal","container-title":"Clinical Pharmacology &amp; Therapeutics","DOI":"10.1002/cpt.634","ISSN":"00099236","issue":"2","journalAbbreviation":"Clin. Pharmacol. Ther.","language":"en","page":"321-331","source":"DOI.org (Crossref)","title":"Defining the optimal dose of rifapentine for pulmonary tuberculosis: Exposure-response relations from two phase II clinical trials","title-short":"Defining the optimal dose of rifapentine for pulmonary tuberculosis","volume":"102","author":[{"family":"Savic","given":"Rm"},{"family":"Weiner","given":"M"},{"family":"MacKenzie","given":"Wr"},{"family":"Engle","given":"M"},{"family":"Whitworth","given":"Wc"},{"family":"Johnson","given":"Jl"},{"family":"Nsubuga","given":"P"},{"family":"Nahid","given":"P"},{"family":"Nguyen","given":"Nv"},{"family":"Peloquin","given":"Ca"},{"family":"Dooley","given":"Ke"},{"family":"Dorman","given":"Se"},{"literal":"for the Tuberculosis Trials Consortium of the Centers for Disease Control and Prevention"}],"issued":{"date-parts":[["2017",8]]}}}],"schema":"https://github.com/citation-style-language/schema/raw/master/csl-citation.json"} </w:instrText>
      </w:r>
      <w:r w:rsidR="00B303EA">
        <w:rPr>
          <w:rFonts w:ascii="Arial" w:hAnsi="Arial" w:cs="Arial"/>
          <w:sz w:val="20"/>
          <w:szCs w:val="20"/>
        </w:rPr>
        <w:fldChar w:fldCharType="separate"/>
      </w:r>
      <w:r w:rsidR="00B303EA" w:rsidRPr="007B216C">
        <w:rPr>
          <w:rFonts w:ascii="Arial" w:hAnsi="Arial" w:cs="Arial"/>
          <w:sz w:val="20"/>
          <w:vertAlign w:val="superscript"/>
        </w:rPr>
        <w:t>5</w:t>
      </w:r>
      <w:r w:rsidR="00B303EA">
        <w:rPr>
          <w:rFonts w:ascii="Arial" w:hAnsi="Arial" w:cs="Arial"/>
          <w:sz w:val="20"/>
          <w:szCs w:val="20"/>
        </w:rPr>
        <w:fldChar w:fldCharType="end"/>
      </w:r>
      <w:r w:rsidR="00B303EA">
        <w:rPr>
          <w:rFonts w:ascii="Arial" w:hAnsi="Arial" w:cs="Arial"/>
          <w:sz w:val="20"/>
          <w:szCs w:val="20"/>
        </w:rPr>
        <w:t xml:space="preserve">, because </w:t>
      </w:r>
      <w:r w:rsidR="006F5B4E">
        <w:rPr>
          <w:rFonts w:ascii="Arial" w:hAnsi="Arial" w:cs="Arial"/>
          <w:sz w:val="20"/>
          <w:szCs w:val="20"/>
        </w:rPr>
        <w:t xml:space="preserve">body weight did not significantly modulate clearance in </w:t>
      </w:r>
      <w:r w:rsidR="00B303EA">
        <w:rPr>
          <w:rFonts w:ascii="Arial" w:hAnsi="Arial" w:cs="Arial"/>
          <w:sz w:val="20"/>
          <w:szCs w:val="20"/>
        </w:rPr>
        <w:t>the preceding phase II dose ranging trial</w:t>
      </w:r>
      <w:r>
        <w:rPr>
          <w:rFonts w:ascii="Arial" w:hAnsi="Arial" w:cs="Arial"/>
          <w:sz w:val="20"/>
          <w:szCs w:val="20"/>
        </w:rPr>
        <w:t xml:space="preserve">. </w:t>
      </w:r>
      <w:r w:rsidR="00112F0F">
        <w:rPr>
          <w:rFonts w:ascii="Arial" w:hAnsi="Arial" w:cs="Arial"/>
          <w:sz w:val="20"/>
          <w:szCs w:val="20"/>
        </w:rPr>
        <w:t xml:space="preserve">Hibma and Radtke et. al. identified a small weight effect of &lt;10% change in </w:t>
      </w:r>
      <w:r w:rsidR="00691E4A">
        <w:rPr>
          <w:rFonts w:ascii="Arial" w:hAnsi="Arial" w:cs="Arial"/>
          <w:sz w:val="20"/>
          <w:szCs w:val="20"/>
        </w:rPr>
        <w:t xml:space="preserve">apparent </w:t>
      </w:r>
      <w:r w:rsidR="00C03D40">
        <w:rPr>
          <w:rFonts w:ascii="Arial" w:hAnsi="Arial" w:cs="Arial"/>
          <w:sz w:val="20"/>
          <w:szCs w:val="20"/>
        </w:rPr>
        <w:t xml:space="preserve">clearance </w:t>
      </w:r>
      <w:r w:rsidR="00112F0F">
        <w:rPr>
          <w:rFonts w:ascii="Arial" w:hAnsi="Arial" w:cs="Arial"/>
          <w:sz w:val="20"/>
          <w:szCs w:val="20"/>
        </w:rPr>
        <w:t>for every 10kg change in body weight</w:t>
      </w:r>
      <w:r w:rsidR="00A074BF">
        <w:rPr>
          <w:rFonts w:ascii="Arial" w:hAnsi="Arial" w:cs="Arial"/>
          <w:sz w:val="20"/>
          <w:szCs w:val="20"/>
        </w:rPr>
        <w:t xml:space="preserve"> but concluded this effect to be clinically insignificant</w:t>
      </w:r>
      <w:r w:rsidR="00821159">
        <w:rPr>
          <w:rFonts w:ascii="Arial" w:hAnsi="Arial" w:cs="Arial"/>
          <w:sz w:val="20"/>
          <w:szCs w:val="20"/>
        </w:rPr>
        <w:fldChar w:fldCharType="begin"/>
      </w:r>
      <w:r w:rsidR="00221646">
        <w:rPr>
          <w:rFonts w:ascii="Arial" w:hAnsi="Arial" w:cs="Arial"/>
          <w:sz w:val="20"/>
          <w:szCs w:val="20"/>
        </w:rPr>
        <w:instrText xml:space="preserve"> ADDIN ZOTERO_ITEM CSL_CITATION {"citationID":"vXZFhV1Q","properties":{"formattedCitation":"\\super 18\\nosupersub{}","plainCitation":"18","noteIndex":0},"citationItems":[{"id":118,"uris":["http://zotero.org/users/local/MK42wjil/items/M5S9IUW3"],"itemData":{"id":118,"type":"article-journal","abstract":"Rationale: Rifapentine has been investigated at various doses, frequencies, and dosing algorithms, but clarity on the optimal dosing approach is lacking.","container-title":"American Journal of Respiratory and Critical Care Medicine","DOI":"10.1164/rccm.201912-2489OC","ISSN":"1073-449X, 1535-4970","issue":"6","journalAbbreviation":"Am J Respir Crit Care Med","language":"en","page":"866-877","source":"DOI.org (Crossref)","title":"Rifapentine Population Pharmacokinetics and Dosing Recommendations for Latent Tuberculosis Infection","volume":"202","author":[{"family":"Hibma","given":"Jennifer E."},{"family":"Radtke","given":"Kendra K."},{"family":"Dorman","given":"Susan E."},{"family":"Jindani","given":"Amina"},{"family":"Dooley","given":"Kelly E."},{"family":"Weiner","given":"Marc"},{"family":"McIlleron","given":"Helen M."},{"family":"Savic","given":"Radojka M."}],"issued":{"date-parts":[["2020",9,15]]}}}],"schema":"https://github.com/citation-style-language/schema/raw/master/csl-citation.json"} </w:instrText>
      </w:r>
      <w:r w:rsidR="00821159">
        <w:rPr>
          <w:rFonts w:ascii="Arial" w:hAnsi="Arial" w:cs="Arial"/>
          <w:sz w:val="20"/>
          <w:szCs w:val="20"/>
        </w:rPr>
        <w:fldChar w:fldCharType="separate"/>
      </w:r>
      <w:r w:rsidR="00221646" w:rsidRPr="00221646">
        <w:rPr>
          <w:rFonts w:ascii="Arial" w:hAnsi="Arial" w:cs="Arial"/>
          <w:sz w:val="20"/>
          <w:vertAlign w:val="superscript"/>
        </w:rPr>
        <w:t>18</w:t>
      </w:r>
      <w:r w:rsidR="00821159">
        <w:rPr>
          <w:rFonts w:ascii="Arial" w:hAnsi="Arial" w:cs="Arial"/>
          <w:sz w:val="20"/>
          <w:szCs w:val="20"/>
        </w:rPr>
        <w:fldChar w:fldCharType="end"/>
      </w:r>
      <w:r w:rsidR="00A074BF">
        <w:rPr>
          <w:rFonts w:ascii="Arial" w:hAnsi="Arial" w:cs="Arial"/>
          <w:sz w:val="20"/>
          <w:szCs w:val="20"/>
        </w:rPr>
        <w:t>. Contrarily,</w:t>
      </w:r>
      <w:r w:rsidR="00112F0F">
        <w:rPr>
          <w:rFonts w:ascii="Arial" w:hAnsi="Arial" w:cs="Arial"/>
          <w:sz w:val="20"/>
          <w:szCs w:val="20"/>
        </w:rPr>
        <w:t xml:space="preserve"> Langdon et. al. identified a </w:t>
      </w:r>
      <w:ins w:id="139" w:author="Phillips, Patrick" w:date="2023-01-17T11:08:00Z">
        <w:r w:rsidR="00A13C2A">
          <w:rPr>
            <w:rFonts w:ascii="Arial" w:hAnsi="Arial" w:cs="Arial"/>
            <w:sz w:val="20"/>
            <w:szCs w:val="20"/>
          </w:rPr>
          <w:t>large</w:t>
        </w:r>
      </w:ins>
      <w:ins w:id="140" w:author="Phillips, Patrick" w:date="2023-01-13T12:12:00Z">
        <w:r w:rsidR="00072EC8">
          <w:rPr>
            <w:rFonts w:ascii="Arial" w:hAnsi="Arial" w:cs="Arial"/>
            <w:sz w:val="20"/>
            <w:szCs w:val="20"/>
          </w:rPr>
          <w:t>r</w:t>
        </w:r>
      </w:ins>
      <w:del w:id="141" w:author="Phillips, Patrick" w:date="2023-01-17T11:08:00Z">
        <w:r w:rsidR="00A13C2A">
          <w:rPr>
            <w:rFonts w:ascii="Arial" w:hAnsi="Arial" w:cs="Arial"/>
            <w:sz w:val="20"/>
            <w:szCs w:val="20"/>
          </w:rPr>
          <w:delText>large</w:delText>
        </w:r>
      </w:del>
      <w:r w:rsidR="00A13C2A">
        <w:rPr>
          <w:rFonts w:ascii="Arial" w:hAnsi="Arial" w:cs="Arial"/>
          <w:sz w:val="20"/>
          <w:szCs w:val="20"/>
        </w:rPr>
        <w:t xml:space="preserve"> 24% increase in </w:t>
      </w:r>
      <w:r w:rsidR="00691E4A">
        <w:rPr>
          <w:rFonts w:ascii="Arial" w:hAnsi="Arial" w:cs="Arial"/>
          <w:sz w:val="20"/>
          <w:szCs w:val="20"/>
        </w:rPr>
        <w:t xml:space="preserve">apparent </w:t>
      </w:r>
      <w:r w:rsidR="00C03D40">
        <w:rPr>
          <w:rFonts w:ascii="Arial" w:hAnsi="Arial" w:cs="Arial"/>
          <w:sz w:val="20"/>
          <w:szCs w:val="20"/>
        </w:rPr>
        <w:t xml:space="preserve">clearance </w:t>
      </w:r>
      <w:r w:rsidR="00A13C2A">
        <w:rPr>
          <w:rFonts w:ascii="Arial" w:hAnsi="Arial" w:cs="Arial"/>
          <w:sz w:val="20"/>
          <w:szCs w:val="20"/>
        </w:rPr>
        <w:t xml:space="preserve">for every 10 kg increase in body weight although they </w:t>
      </w:r>
      <w:r w:rsidR="009C3C58">
        <w:rPr>
          <w:rFonts w:ascii="Arial" w:hAnsi="Arial" w:cs="Arial"/>
          <w:sz w:val="20"/>
          <w:szCs w:val="20"/>
        </w:rPr>
        <w:t xml:space="preserve">dosed by weight and </w:t>
      </w:r>
      <w:r w:rsidR="00A13C2A">
        <w:rPr>
          <w:rFonts w:ascii="Arial" w:hAnsi="Arial" w:cs="Arial"/>
          <w:sz w:val="20"/>
          <w:szCs w:val="20"/>
        </w:rPr>
        <w:t xml:space="preserve">did not adjust for dose limiting bioavailability which would </w:t>
      </w:r>
      <w:r w:rsidR="009C3C58">
        <w:rPr>
          <w:rFonts w:ascii="Arial" w:hAnsi="Arial" w:cs="Arial"/>
          <w:sz w:val="20"/>
          <w:szCs w:val="20"/>
        </w:rPr>
        <w:t xml:space="preserve">have </w:t>
      </w:r>
      <w:r w:rsidR="00A13C2A">
        <w:rPr>
          <w:rFonts w:ascii="Arial" w:hAnsi="Arial" w:cs="Arial"/>
          <w:sz w:val="20"/>
          <w:szCs w:val="20"/>
        </w:rPr>
        <w:t>likely decrease the estimated effect size</w:t>
      </w:r>
      <w:r w:rsidR="00F72AF5">
        <w:rPr>
          <w:rFonts w:ascii="Arial" w:hAnsi="Arial" w:cs="Arial"/>
          <w:sz w:val="20"/>
          <w:szCs w:val="20"/>
        </w:rPr>
        <w:fldChar w:fldCharType="begin"/>
      </w:r>
      <w:r w:rsidR="00E661BE">
        <w:rPr>
          <w:rFonts w:ascii="Arial" w:hAnsi="Arial" w:cs="Arial"/>
          <w:sz w:val="20"/>
          <w:szCs w:val="20"/>
        </w:rPr>
        <w:instrText xml:space="preserve"> ADDIN ZOTERO_ITEM CSL_CITATION {"citationID":"YeE1h8As","properties":{"formattedCitation":"\\super 27\\nosupersub{}","plainCitation":"27","noteIndex":0},"citationItems":[{"id":174,"uris":["http://zotero.org/users/local/MK42wjil/items/WC944YK3"],"itemData":{"id":174,"type":"article-journal","abstract":"ABSTRACT\n            This study was designed to describe the population pharmacokinetics of rifapentine (RFP) and 25-desacetyl RFP in a South African pulmonary tuberculosis patient population. Special reference was made to studying the influence of previous exposure to rifampin (RIF) and the variability in pharmacokinetic parameters between patients and between occasions and the influence of different covariates. Patients were included in the study if they had been receiving first-line antimycobacterial therapy (rifampin, isoniazid, pyrazinamide, and ethambutol) for not less than 4 weeks and not more than 6 weeks and were divided into three RFP dosage groups based on weight: 600 mg, &lt;45 kg; 750 mg, 46 to 55 kg; and 900 mg, &gt;55 kg. Participants received a single oral dose of RFP together with concomitant antimycobacterial agents, excluding RIF, on study days 1 and 5 after they ingested a soup-based meal. The RFP and 25-desacetyl RFP concentration-time data were analyzed by nonlinear mixed-effect modeling using NONMEM. The pharmacokinetics of the parent drug were modeled separately, and the individual pharmacokinetic parameters were used as inputs for the 25-desacetyl RFP pharmacokinetic model. A one-compartment disposition model was found to best describe the data for both the parent and the metabolite, and the metabolite was assumed to be formed only from the central compartment of the parent drug. Prior treatment with RIF did not alter the pharmacokinetics of RFP but appeared to increase the excretion of 25-desacetyl RFP in a nonlinear fashion. The RFP oral clearance and volume of distribution were found to increase by 0.049 liter/h and 0.691 liter, respectively, with a 1-kg increase from the median weight of 50 kg. The oral clearance of 25-desacetyl RFP was found to be 35% lower in female patients. The model developed here describes the population pharmacokinetics of RFP and its primary metabolite in tuberculosis patients and includes the effects of prior administration with RIF and covariate factors.","container-title":"Antimicrobial Agents and Chemotherapy","DOI":"10.1128/AAC.49.11.4429-4436.2005","ISSN":"0066-4804, 1098-6596","issue":"11","journalAbbreviation":"Antimicrob Agents Chemother","language":"en","page":"4429-4436","source":"DOI.org (Crossref)","title":"Population Pharmacokinetics of Rifapentine and Its Primary Desacetyl Metabolite in South African Tuberculosis Patients","volume":"49","author":[{"family":"Langdon","given":"Grant"},{"family":"Wilkins","given":"Justin"},{"family":"McFadyen","given":"Lynn"},{"family":"McIlleron","given":"Helen"},{"family":"Smith","given":"Peter"},{"family":"Simonsson","given":"Ulrika S. H."}],"issued":{"date-parts":[["2005",11]]}}}],"schema":"https://github.com/citation-style-language/schema/raw/master/csl-citation.json"} </w:instrText>
      </w:r>
      <w:r w:rsidR="00F72AF5">
        <w:rPr>
          <w:rFonts w:ascii="Arial" w:hAnsi="Arial" w:cs="Arial"/>
          <w:sz w:val="20"/>
          <w:szCs w:val="20"/>
        </w:rPr>
        <w:fldChar w:fldCharType="separate"/>
      </w:r>
      <w:r w:rsidR="00E661BE" w:rsidRPr="00E661BE">
        <w:rPr>
          <w:rFonts w:ascii="Arial" w:hAnsi="Arial" w:cs="Arial"/>
          <w:sz w:val="20"/>
          <w:vertAlign w:val="superscript"/>
        </w:rPr>
        <w:t>27</w:t>
      </w:r>
      <w:r w:rsidR="00F72AF5">
        <w:rPr>
          <w:rFonts w:ascii="Arial" w:hAnsi="Arial" w:cs="Arial"/>
          <w:sz w:val="20"/>
          <w:szCs w:val="20"/>
        </w:rPr>
        <w:fldChar w:fldCharType="end"/>
      </w:r>
      <w:r w:rsidR="00A13C2A">
        <w:rPr>
          <w:rFonts w:ascii="Arial" w:hAnsi="Arial" w:cs="Arial"/>
          <w:sz w:val="20"/>
          <w:szCs w:val="20"/>
        </w:rPr>
        <w:t>.</w:t>
      </w:r>
      <w:r w:rsidR="009C3C58">
        <w:rPr>
          <w:rFonts w:ascii="Arial" w:hAnsi="Arial" w:cs="Arial"/>
          <w:sz w:val="20"/>
          <w:szCs w:val="20"/>
        </w:rPr>
        <w:t xml:space="preserve"> </w:t>
      </w:r>
      <w:r>
        <w:rPr>
          <w:rFonts w:ascii="Arial" w:hAnsi="Arial" w:cs="Arial"/>
          <w:sz w:val="20"/>
          <w:szCs w:val="20"/>
        </w:rPr>
        <w:t xml:space="preserve">In this study, with the largest cohort to date, a small weight effect </w:t>
      </w:r>
      <w:r w:rsidR="009012C7">
        <w:rPr>
          <w:rFonts w:ascii="Arial" w:hAnsi="Arial" w:cs="Arial"/>
          <w:sz w:val="20"/>
          <w:szCs w:val="20"/>
        </w:rPr>
        <w:t xml:space="preserve">compared to all other studies </w:t>
      </w:r>
      <w:r>
        <w:rPr>
          <w:rFonts w:ascii="Arial" w:hAnsi="Arial" w:cs="Arial"/>
          <w:sz w:val="20"/>
          <w:szCs w:val="20"/>
        </w:rPr>
        <w:t xml:space="preserve">was observed (2% change in </w:t>
      </w:r>
      <w:r w:rsidR="00C03D40">
        <w:rPr>
          <w:rFonts w:ascii="Arial" w:hAnsi="Arial" w:cs="Arial"/>
          <w:sz w:val="20"/>
          <w:szCs w:val="20"/>
        </w:rPr>
        <w:t xml:space="preserve">apparent clearance </w:t>
      </w:r>
      <w:r>
        <w:rPr>
          <w:rFonts w:ascii="Arial" w:hAnsi="Arial" w:cs="Arial"/>
          <w:sz w:val="20"/>
          <w:szCs w:val="20"/>
        </w:rPr>
        <w:t>for every 10 kg change in body weight</w:t>
      </w:r>
      <w:r w:rsidR="009012C7">
        <w:rPr>
          <w:rFonts w:ascii="Arial" w:hAnsi="Arial" w:cs="Arial"/>
          <w:sz w:val="20"/>
          <w:szCs w:val="20"/>
        </w:rPr>
        <w:t>)</w:t>
      </w:r>
      <w:r w:rsidR="00924C52">
        <w:rPr>
          <w:rFonts w:ascii="Arial" w:hAnsi="Arial" w:cs="Arial"/>
          <w:sz w:val="20"/>
          <w:szCs w:val="20"/>
        </w:rPr>
        <w:t xml:space="preserve">. Such a small change in </w:t>
      </w:r>
      <w:r w:rsidR="00832606">
        <w:rPr>
          <w:rFonts w:ascii="Arial" w:hAnsi="Arial" w:cs="Arial"/>
          <w:sz w:val="20"/>
          <w:szCs w:val="20"/>
        </w:rPr>
        <w:t xml:space="preserve">apparent </w:t>
      </w:r>
      <w:r w:rsidR="00924C52">
        <w:rPr>
          <w:rFonts w:ascii="Arial" w:hAnsi="Arial" w:cs="Arial"/>
          <w:sz w:val="20"/>
          <w:szCs w:val="20"/>
        </w:rPr>
        <w:t xml:space="preserve">clearance </w:t>
      </w:r>
      <w:r w:rsidR="008B7850">
        <w:rPr>
          <w:rFonts w:ascii="Arial" w:hAnsi="Arial" w:cs="Arial"/>
          <w:sz w:val="20"/>
          <w:szCs w:val="20"/>
        </w:rPr>
        <w:t>along with little evidence of dose</w:t>
      </w:r>
      <w:r w:rsidR="009012C7">
        <w:rPr>
          <w:rFonts w:ascii="Arial" w:hAnsi="Arial" w:cs="Arial"/>
          <w:sz w:val="20"/>
          <w:szCs w:val="20"/>
        </w:rPr>
        <w:t>-</w:t>
      </w:r>
      <w:r w:rsidR="008B7850">
        <w:rPr>
          <w:rFonts w:ascii="Arial" w:hAnsi="Arial" w:cs="Arial"/>
          <w:sz w:val="20"/>
          <w:szCs w:val="20"/>
        </w:rPr>
        <w:t xml:space="preserve">limiting toxicity </w:t>
      </w:r>
      <w:r w:rsidR="00924C52">
        <w:rPr>
          <w:rFonts w:ascii="Arial" w:hAnsi="Arial" w:cs="Arial"/>
          <w:sz w:val="20"/>
          <w:szCs w:val="20"/>
        </w:rPr>
        <w:t xml:space="preserve">does not justify </w:t>
      </w:r>
      <w:r w:rsidR="007236B5">
        <w:rPr>
          <w:rFonts w:ascii="Arial" w:hAnsi="Arial" w:cs="Arial"/>
          <w:sz w:val="20"/>
          <w:szCs w:val="20"/>
        </w:rPr>
        <w:t xml:space="preserve">weight banded </w:t>
      </w:r>
      <w:commentRangeStart w:id="142"/>
      <w:r w:rsidR="007236B5">
        <w:rPr>
          <w:rFonts w:ascii="Arial" w:hAnsi="Arial" w:cs="Arial"/>
          <w:sz w:val="20"/>
          <w:szCs w:val="20"/>
        </w:rPr>
        <w:t>dosing</w:t>
      </w:r>
      <w:commentRangeEnd w:id="142"/>
      <w:r w:rsidR="00AC2A03">
        <w:rPr>
          <w:rStyle w:val="CommentReference"/>
        </w:rPr>
        <w:commentReference w:id="142"/>
      </w:r>
      <w:r w:rsidR="00924C52">
        <w:rPr>
          <w:rFonts w:ascii="Arial" w:hAnsi="Arial" w:cs="Arial"/>
          <w:sz w:val="20"/>
          <w:szCs w:val="20"/>
        </w:rPr>
        <w:t xml:space="preserve">. </w:t>
      </w:r>
    </w:p>
    <w:p w14:paraId="6B9A60E9" w14:textId="77777777" w:rsidR="009742F5" w:rsidRDefault="009742F5" w:rsidP="00801D45">
      <w:pPr>
        <w:spacing w:line="480" w:lineRule="auto"/>
        <w:rPr>
          <w:rFonts w:ascii="Arial" w:hAnsi="Arial" w:cs="Arial"/>
          <w:sz w:val="20"/>
          <w:szCs w:val="20"/>
        </w:rPr>
      </w:pPr>
    </w:p>
    <w:p w14:paraId="550C164E" w14:textId="4C5A6E39" w:rsidR="00032C04" w:rsidRDefault="000C2275" w:rsidP="00801D45">
      <w:pPr>
        <w:spacing w:line="480" w:lineRule="auto"/>
        <w:rPr>
          <w:rFonts w:ascii="Arial" w:hAnsi="Arial" w:cs="Arial"/>
          <w:bCs/>
          <w:sz w:val="20"/>
          <w:szCs w:val="20"/>
        </w:rPr>
      </w:pPr>
      <w:r>
        <w:rPr>
          <w:rFonts w:ascii="Arial" w:hAnsi="Arial" w:cs="Arial"/>
          <w:sz w:val="20"/>
          <w:szCs w:val="20"/>
        </w:rPr>
        <w:t>The covariates selected in this S</w:t>
      </w:r>
      <w:r w:rsidR="00DA5CF6">
        <w:rPr>
          <w:rFonts w:ascii="Arial" w:hAnsi="Arial" w:cs="Arial"/>
          <w:sz w:val="20"/>
          <w:szCs w:val="20"/>
        </w:rPr>
        <w:t xml:space="preserve">tudy </w:t>
      </w:r>
      <w:r>
        <w:rPr>
          <w:rFonts w:ascii="Arial" w:hAnsi="Arial" w:cs="Arial"/>
          <w:sz w:val="20"/>
          <w:szCs w:val="20"/>
        </w:rPr>
        <w:t>31</w:t>
      </w:r>
      <w:r w:rsidR="00D8459F">
        <w:rPr>
          <w:rFonts w:ascii="Arial" w:hAnsi="Arial" w:cs="Arial"/>
          <w:sz w:val="20"/>
          <w:szCs w:val="20"/>
        </w:rPr>
        <w:t>/A5349</w:t>
      </w:r>
      <w:r>
        <w:rPr>
          <w:rFonts w:ascii="Arial" w:hAnsi="Arial" w:cs="Arial"/>
          <w:sz w:val="20"/>
          <w:szCs w:val="20"/>
        </w:rPr>
        <w:t xml:space="preserve"> analysis,</w:t>
      </w:r>
      <w:r w:rsidR="004C2C12">
        <w:rPr>
          <w:rFonts w:ascii="Arial" w:hAnsi="Arial" w:cs="Arial"/>
          <w:sz w:val="20"/>
          <w:szCs w:val="20"/>
        </w:rPr>
        <w:t xml:space="preserve"> race</w:t>
      </w:r>
      <w:r w:rsidR="00C60D9C">
        <w:rPr>
          <w:rFonts w:ascii="Arial" w:hAnsi="Arial" w:cs="Arial"/>
          <w:sz w:val="20"/>
          <w:szCs w:val="20"/>
        </w:rPr>
        <w:t xml:space="preserve">, </w:t>
      </w:r>
      <w:r w:rsidR="004C2C12">
        <w:rPr>
          <w:rFonts w:ascii="Arial" w:hAnsi="Arial" w:cs="Arial"/>
          <w:sz w:val="20"/>
          <w:szCs w:val="20"/>
        </w:rPr>
        <w:t>sex</w:t>
      </w:r>
      <w:r>
        <w:rPr>
          <w:rFonts w:ascii="Arial" w:hAnsi="Arial" w:cs="Arial"/>
          <w:sz w:val="20"/>
          <w:szCs w:val="20"/>
        </w:rPr>
        <w:t>,</w:t>
      </w:r>
      <w:r w:rsidR="004C2C12">
        <w:rPr>
          <w:rFonts w:ascii="Arial" w:hAnsi="Arial" w:cs="Arial"/>
          <w:sz w:val="20"/>
          <w:szCs w:val="20"/>
        </w:rPr>
        <w:t xml:space="preserve"> </w:t>
      </w:r>
      <w:r w:rsidR="00C60D9C">
        <w:rPr>
          <w:rFonts w:ascii="Arial" w:hAnsi="Arial" w:cs="Arial"/>
          <w:sz w:val="20"/>
          <w:szCs w:val="20"/>
        </w:rPr>
        <w:t xml:space="preserve">and HIV </w:t>
      </w:r>
      <w:r>
        <w:rPr>
          <w:rFonts w:ascii="Arial" w:hAnsi="Arial" w:cs="Arial"/>
          <w:sz w:val="20"/>
          <w:szCs w:val="20"/>
        </w:rPr>
        <w:t xml:space="preserve">status, </w:t>
      </w:r>
      <w:r w:rsidR="004C2C12">
        <w:rPr>
          <w:rFonts w:ascii="Arial" w:hAnsi="Arial" w:cs="Arial"/>
          <w:sz w:val="20"/>
          <w:szCs w:val="20"/>
        </w:rPr>
        <w:t>were reported previously by Savic et. al</w:t>
      </w:r>
      <w:r w:rsidR="00D71D84">
        <w:rPr>
          <w:rFonts w:ascii="Arial" w:hAnsi="Arial" w:cs="Arial"/>
          <w:sz w:val="20"/>
          <w:szCs w:val="20"/>
        </w:rPr>
        <w:t xml:space="preserve"> for the Phase II trial Study 29/29x</w:t>
      </w:r>
      <w:r w:rsidR="00F72AF5">
        <w:rPr>
          <w:rFonts w:ascii="Arial" w:hAnsi="Arial" w:cs="Arial"/>
          <w:sz w:val="20"/>
          <w:szCs w:val="20"/>
        </w:rPr>
        <w:fldChar w:fldCharType="begin"/>
      </w:r>
      <w:r w:rsidR="007B216C">
        <w:rPr>
          <w:rFonts w:ascii="Arial" w:hAnsi="Arial" w:cs="Arial"/>
          <w:sz w:val="20"/>
          <w:szCs w:val="20"/>
        </w:rPr>
        <w:instrText xml:space="preserve"> ADDIN ZOTERO_ITEM CSL_CITATION {"citationID":"dO6WF9Cu","properties":{"formattedCitation":"\\super 5\\nosupersub{}","plainCitation":"5","noteIndex":0},"citationItems":[{"id":17,"uris":["http://zotero.org/users/local/MK42wjil/items/7THHVMLS"],"itemData":{"id":17,"type":"article-journal","container-title":"Clinical Pharmacology &amp; Therapeutics","DOI":"10.1002/cpt.634","ISSN":"00099236","issue":"2","journalAbbreviation":"Clin. Pharmacol. Ther.","language":"en","page":"321-331","source":"DOI.org (Crossref)","title":"Defining the optimal dose of rifapentine for pulmonary tuberculosis: Exposure-response relations from two phase II clinical trials","title-short":"Defining the optimal dose of rifapentine for pulmonary tuberculosis","volume":"102","author":[{"family":"Savic","given":"Rm"},{"family":"Weiner","given":"M"},{"family":"MacKenzie","given":"Wr"},{"family":"Engle","given":"M"},{"family":"Whitworth","given":"Wc"},{"family":"Johnson","given":"Jl"},{"family":"Nsubuga","given":"P"},{"family":"Nahid","given":"P"},{"family":"Nguyen","given":"Nv"},{"family":"Peloquin","given":"Ca"},{"family":"Dooley","given":"Ke"},{"family":"Dorman","given":"Se"},{"literal":"for the Tuberculosis Trials Consortium of the Centers for Disease Control and Prevention"}],"issued":{"date-parts":[["2017",8]]}}}],"schema":"https://github.com/citation-style-language/schema/raw/master/csl-citation.json"} </w:instrText>
      </w:r>
      <w:r w:rsidR="00F72AF5">
        <w:rPr>
          <w:rFonts w:ascii="Arial" w:hAnsi="Arial" w:cs="Arial"/>
          <w:sz w:val="20"/>
          <w:szCs w:val="20"/>
        </w:rPr>
        <w:fldChar w:fldCharType="separate"/>
      </w:r>
      <w:r w:rsidR="007B216C" w:rsidRPr="007B216C">
        <w:rPr>
          <w:rFonts w:ascii="Arial" w:hAnsi="Arial" w:cs="Arial"/>
          <w:sz w:val="20"/>
          <w:vertAlign w:val="superscript"/>
        </w:rPr>
        <w:t>5</w:t>
      </w:r>
      <w:r w:rsidR="00F72AF5">
        <w:rPr>
          <w:rFonts w:ascii="Arial" w:hAnsi="Arial" w:cs="Arial"/>
          <w:sz w:val="20"/>
          <w:szCs w:val="20"/>
        </w:rPr>
        <w:fldChar w:fldCharType="end"/>
      </w:r>
      <w:r>
        <w:rPr>
          <w:rFonts w:ascii="Arial" w:hAnsi="Arial" w:cs="Arial"/>
          <w:sz w:val="20"/>
          <w:szCs w:val="20"/>
        </w:rPr>
        <w:t xml:space="preserve">. </w:t>
      </w:r>
      <w:r w:rsidR="00083BE3" w:rsidRPr="00083BE3">
        <w:rPr>
          <w:rFonts w:ascii="Arial" w:hAnsi="Arial" w:cs="Arial"/>
          <w:sz w:val="20"/>
          <w:szCs w:val="20"/>
          <w:lang w:val="en"/>
        </w:rPr>
        <w:t xml:space="preserve">However, </w:t>
      </w:r>
      <w:commentRangeStart w:id="143"/>
      <w:del w:id="144" w:author="Chang, Vincent" w:date="2023-01-17T11:08:00Z">
        <w:r w:rsidR="00083BE3" w:rsidRPr="00083BE3">
          <w:rPr>
            <w:rFonts w:ascii="Arial" w:hAnsi="Arial" w:cs="Arial"/>
            <w:sz w:val="20"/>
            <w:szCs w:val="20"/>
            <w:lang w:val="en"/>
          </w:rPr>
          <w:delText xml:space="preserve">for sex and HIV status </w:delText>
        </w:r>
        <w:commentRangeEnd w:id="143"/>
        <w:r w:rsidR="00F2581D">
          <w:rPr>
            <w:rStyle w:val="CommentReference"/>
          </w:rPr>
          <w:commentReference w:id="143"/>
        </w:r>
      </w:del>
      <w:r w:rsidR="00083BE3" w:rsidRPr="00083BE3">
        <w:rPr>
          <w:rFonts w:ascii="Arial" w:hAnsi="Arial" w:cs="Arial"/>
          <w:sz w:val="20"/>
          <w:szCs w:val="20"/>
          <w:lang w:val="en"/>
        </w:rPr>
        <w:t xml:space="preserve">Savic previously found sex to be a covariate on </w:t>
      </w:r>
      <w:r w:rsidR="00083BE3" w:rsidRPr="00083BE3">
        <w:rPr>
          <w:rFonts w:ascii="Arial" w:hAnsi="Arial" w:cs="Arial"/>
          <w:sz w:val="20"/>
          <w:szCs w:val="20"/>
          <w:lang w:val="en"/>
        </w:rPr>
        <w:lastRenderedPageBreak/>
        <w:t>apparent clearance and HIV status on F. Our analysis here, found sex on bioavailability and HIV status on clearance to best describe the observed data.</w:t>
      </w:r>
      <w:r w:rsidR="003E5D61">
        <w:rPr>
          <w:rFonts w:ascii="Arial" w:hAnsi="Arial" w:cs="Arial"/>
          <w:sz w:val="20"/>
          <w:szCs w:val="20"/>
        </w:rPr>
        <w:t xml:space="preserve"> </w:t>
      </w:r>
      <w:r w:rsidR="002D5185">
        <w:rPr>
          <w:rFonts w:ascii="Arial" w:hAnsi="Arial" w:cs="Arial"/>
          <w:sz w:val="20"/>
          <w:szCs w:val="20"/>
        </w:rPr>
        <w:t xml:space="preserve">In 2008 when </w:t>
      </w:r>
      <w:r w:rsidR="00D71D84">
        <w:rPr>
          <w:rFonts w:ascii="Arial" w:hAnsi="Arial" w:cs="Arial"/>
          <w:sz w:val="20"/>
          <w:szCs w:val="20"/>
        </w:rPr>
        <w:t>S</w:t>
      </w:r>
      <w:r w:rsidR="002D5185">
        <w:rPr>
          <w:rFonts w:ascii="Arial" w:hAnsi="Arial" w:cs="Arial"/>
          <w:sz w:val="20"/>
          <w:szCs w:val="20"/>
        </w:rPr>
        <w:t xml:space="preserve">tudy 29/29x was initiated, </w:t>
      </w:r>
      <w:r w:rsidR="007B6001">
        <w:rPr>
          <w:rFonts w:ascii="Arial" w:hAnsi="Arial" w:cs="Arial"/>
          <w:sz w:val="20"/>
          <w:szCs w:val="20"/>
        </w:rPr>
        <w:t xml:space="preserve">prevailing </w:t>
      </w:r>
      <w:r w:rsidR="00517EA4">
        <w:rPr>
          <w:rFonts w:ascii="Arial" w:hAnsi="Arial" w:cs="Arial"/>
          <w:sz w:val="20"/>
          <w:szCs w:val="20"/>
        </w:rPr>
        <w:t xml:space="preserve">WHO </w:t>
      </w:r>
      <w:r w:rsidR="002D5185">
        <w:rPr>
          <w:rFonts w:ascii="Arial" w:hAnsi="Arial" w:cs="Arial"/>
          <w:sz w:val="20"/>
          <w:szCs w:val="20"/>
        </w:rPr>
        <w:t>guidelines</w:t>
      </w:r>
      <w:r w:rsidR="00517EA4">
        <w:rPr>
          <w:rFonts w:ascii="Arial" w:hAnsi="Arial" w:cs="Arial"/>
          <w:sz w:val="20"/>
          <w:szCs w:val="20"/>
        </w:rPr>
        <w:fldChar w:fldCharType="begin"/>
      </w:r>
      <w:r w:rsidR="00E661BE">
        <w:rPr>
          <w:rFonts w:ascii="Arial" w:hAnsi="Arial" w:cs="Arial"/>
          <w:sz w:val="20"/>
          <w:szCs w:val="20"/>
        </w:rPr>
        <w:instrText xml:space="preserve"> ADDIN ZOTERO_ITEM CSL_CITATION {"citationID":"NKudKADM","properties":{"formattedCitation":"\\super 28\\nosupersub{}","plainCitation":"28","noteIndex":0},"citationItems":[{"id":311,"uris":["http://zotero.org/users/local/MK42wjil/items/ZENKTEKP"],"itemData":{"id":311,"type":"book","edition":"2. éd","event-place":"Genève","ISBN":"978-92-4-154634-8","language":"en","number-of-pages":"227","publisher-place":"Genève","source":"K10plus ISBN","title":"TB/VIH manuel clinique","editor":[{"family":"Harries","given":"Anthony"},{"family":"Weltgesundheitsorganisation","given":""}],"issued":{"date-parts":[["2005"]]}}}],"schema":"https://github.com/citation-style-language/schema/raw/master/csl-citation.json"} </w:instrText>
      </w:r>
      <w:r w:rsidR="00517EA4">
        <w:rPr>
          <w:rFonts w:ascii="Arial" w:hAnsi="Arial" w:cs="Arial"/>
          <w:sz w:val="20"/>
          <w:szCs w:val="20"/>
        </w:rPr>
        <w:fldChar w:fldCharType="separate"/>
      </w:r>
      <w:r w:rsidR="00E661BE" w:rsidRPr="00E661BE">
        <w:rPr>
          <w:rFonts w:ascii="Arial" w:hAnsi="Arial" w:cs="Arial"/>
          <w:sz w:val="20"/>
          <w:vertAlign w:val="superscript"/>
        </w:rPr>
        <w:t>28</w:t>
      </w:r>
      <w:r w:rsidR="00517EA4">
        <w:rPr>
          <w:rFonts w:ascii="Arial" w:hAnsi="Arial" w:cs="Arial"/>
          <w:sz w:val="20"/>
          <w:szCs w:val="20"/>
        </w:rPr>
        <w:fldChar w:fldCharType="end"/>
      </w:r>
      <w:r w:rsidR="002D5185">
        <w:rPr>
          <w:rFonts w:ascii="Arial" w:hAnsi="Arial" w:cs="Arial"/>
          <w:sz w:val="20"/>
          <w:szCs w:val="20"/>
        </w:rPr>
        <w:t xml:space="preserve"> </w:t>
      </w:r>
      <w:r w:rsidR="00517EA4">
        <w:rPr>
          <w:rFonts w:ascii="Arial" w:hAnsi="Arial" w:cs="Arial"/>
          <w:sz w:val="20"/>
          <w:szCs w:val="20"/>
        </w:rPr>
        <w:t>for treating</w:t>
      </w:r>
      <w:r w:rsidR="009627C5">
        <w:rPr>
          <w:rFonts w:ascii="Arial" w:hAnsi="Arial" w:cs="Arial"/>
          <w:sz w:val="20"/>
          <w:szCs w:val="20"/>
        </w:rPr>
        <w:t xml:space="preserve"> patients with</w:t>
      </w:r>
      <w:r w:rsidR="00517EA4">
        <w:rPr>
          <w:rFonts w:ascii="Arial" w:hAnsi="Arial" w:cs="Arial"/>
          <w:sz w:val="20"/>
          <w:szCs w:val="20"/>
        </w:rPr>
        <w:t xml:space="preserve"> TB and HIV </w:t>
      </w:r>
      <w:r w:rsidR="007B6001">
        <w:rPr>
          <w:rFonts w:ascii="Arial" w:hAnsi="Arial" w:cs="Arial"/>
          <w:sz w:val="20"/>
          <w:szCs w:val="20"/>
        </w:rPr>
        <w:t xml:space="preserve">recommended that the priority was to treat TB first and defer </w:t>
      </w:r>
      <w:r w:rsidR="009627C5">
        <w:rPr>
          <w:rFonts w:ascii="Arial" w:hAnsi="Arial" w:cs="Arial"/>
          <w:sz w:val="20"/>
          <w:szCs w:val="20"/>
        </w:rPr>
        <w:t>antiretroviral therapy (</w:t>
      </w:r>
      <w:r w:rsidR="007B6001">
        <w:rPr>
          <w:rFonts w:ascii="Arial" w:hAnsi="Arial" w:cs="Arial"/>
          <w:sz w:val="20"/>
          <w:szCs w:val="20"/>
        </w:rPr>
        <w:t>ART</w:t>
      </w:r>
      <w:r w:rsidR="009627C5">
        <w:rPr>
          <w:rFonts w:ascii="Arial" w:hAnsi="Arial" w:cs="Arial"/>
          <w:sz w:val="20"/>
          <w:szCs w:val="20"/>
        </w:rPr>
        <w:t>)</w:t>
      </w:r>
      <w:r w:rsidR="007B6001">
        <w:rPr>
          <w:rFonts w:ascii="Arial" w:hAnsi="Arial" w:cs="Arial"/>
          <w:sz w:val="20"/>
          <w:szCs w:val="20"/>
        </w:rPr>
        <w:t xml:space="preserve"> until after the initial phase of TB treatment unless CD4 count &lt;200/mm</w:t>
      </w:r>
      <w:r w:rsidR="007B6001">
        <w:rPr>
          <w:rFonts w:ascii="Arial" w:hAnsi="Arial" w:cs="Arial"/>
          <w:sz w:val="20"/>
          <w:szCs w:val="20"/>
          <w:vertAlign w:val="superscript"/>
        </w:rPr>
        <w:t>3</w:t>
      </w:r>
      <w:r w:rsidR="007B6001">
        <w:rPr>
          <w:rFonts w:ascii="Arial" w:hAnsi="Arial" w:cs="Arial"/>
          <w:sz w:val="20"/>
          <w:szCs w:val="20"/>
        </w:rPr>
        <w:t>. In 2010, these guidelines</w:t>
      </w:r>
      <w:r w:rsidR="007B6001">
        <w:rPr>
          <w:rFonts w:ascii="Arial" w:hAnsi="Arial" w:cs="Arial"/>
          <w:sz w:val="20"/>
          <w:szCs w:val="20"/>
        </w:rPr>
        <w:fldChar w:fldCharType="begin"/>
      </w:r>
      <w:r w:rsidR="00E661BE">
        <w:rPr>
          <w:rFonts w:ascii="Arial" w:hAnsi="Arial" w:cs="Arial"/>
          <w:sz w:val="20"/>
          <w:szCs w:val="20"/>
        </w:rPr>
        <w:instrText xml:space="preserve"> ADDIN ZOTERO_ITEM CSL_CITATION {"citationID":"2uyeCuZb","properties":{"formattedCitation":"\\super 29,30\\nosupersub{}","plainCitation":"29,30","noteIndex":0},"citationItems":[{"id":313,"uris":["http://zotero.org/users/local/MK42wjil/items/M4J5WTXH"],"itemData":{"id":313,"type":"book","event-place":"Geneva","ISBN":"978-92-4-159976-4","language":"en","note":"section: xii, 113 p.","publisher":"WHO","publisher-place":"Geneva","source":"WHO IRIS","title":"Antiretroviral Threapy for HIV Infection in Adults and Adolescents: Recommendations for a public health approach","URL":"http://iris.wpro.who.int/handle/10665.1/12787","author":[{"literal":"World Health Organization."}],"accessed":{"date-parts":[["2022",10,21]]},"issued":{"date-parts":[["2010"]]}}},{"id":309,"uris":["http://zotero.org/users/local/MK42wjil/items/WV397SW2"],"itemData":{"id":309,"type":"article-journal","abstract":"In many parts of the world the commonest serious opportunistic infection that occurs in HIV-1 infected persons is tuberculosis (TB). HIV-1 co-infection modifies the natural history and clinical presentation, and adversely affects the outcome of TB. Severe disseminated disease is well-recognised but it is increasingly appreciated that early disease characterised by very few or no symptoms is also common. Immunodiagnostic methods to ascertain latent TB in HIV-1 infected persons are compromised in sensitivity.","container-title":"European Respiratory Journal","DOI":"10.1183/09031936.00110210","ISSN":"0903-1936, 1399-3003","issue":"6","journalAbbreviation":"European Respiratory Journal","language":"en","page":"1460-1481","source":"DOI.org (Crossref)","title":"Clinical management of tuberculosis and HIV-1 co-infection","volume":"36","author":[{"family":"Schutz","given":"C."},{"family":"Meintjes","given":"G."},{"family":"Almajid","given":"F."},{"family":"Wilkinson","given":"R. J."},{"family":"Pozniak","given":"A."}],"issued":{"date-parts":[["2010",12,1]]}}}],"schema":"https://github.com/citation-style-language/schema/raw/master/csl-citation.json"} </w:instrText>
      </w:r>
      <w:r w:rsidR="007B6001">
        <w:rPr>
          <w:rFonts w:ascii="Arial" w:hAnsi="Arial" w:cs="Arial"/>
          <w:sz w:val="20"/>
          <w:szCs w:val="20"/>
        </w:rPr>
        <w:fldChar w:fldCharType="separate"/>
      </w:r>
      <w:r w:rsidR="00E661BE" w:rsidRPr="00E661BE">
        <w:rPr>
          <w:rFonts w:ascii="Arial" w:hAnsi="Arial" w:cs="Arial"/>
          <w:sz w:val="20"/>
          <w:vertAlign w:val="superscript"/>
        </w:rPr>
        <w:t>29,30</w:t>
      </w:r>
      <w:r w:rsidR="007B6001">
        <w:rPr>
          <w:rFonts w:ascii="Arial" w:hAnsi="Arial" w:cs="Arial"/>
          <w:sz w:val="20"/>
          <w:szCs w:val="20"/>
        </w:rPr>
        <w:fldChar w:fldCharType="end"/>
      </w:r>
      <w:r w:rsidR="007B6001">
        <w:rPr>
          <w:rFonts w:ascii="Arial" w:hAnsi="Arial" w:cs="Arial"/>
          <w:sz w:val="20"/>
          <w:szCs w:val="20"/>
        </w:rPr>
        <w:t xml:space="preserve"> were updated </w:t>
      </w:r>
      <w:r w:rsidR="00452F6F">
        <w:rPr>
          <w:rFonts w:ascii="Arial" w:hAnsi="Arial" w:cs="Arial"/>
          <w:sz w:val="20"/>
          <w:szCs w:val="20"/>
        </w:rPr>
        <w:t xml:space="preserve">to recommend initiating ART as soon as possible. </w:t>
      </w:r>
      <w:r w:rsidR="0082225F">
        <w:rPr>
          <w:rFonts w:ascii="Arial" w:hAnsi="Arial" w:cs="Arial"/>
          <w:sz w:val="20"/>
          <w:szCs w:val="20"/>
        </w:rPr>
        <w:t xml:space="preserve">Therefore, </w:t>
      </w:r>
      <w:r w:rsidR="009627C5">
        <w:rPr>
          <w:rFonts w:ascii="Arial" w:hAnsi="Arial" w:cs="Arial"/>
          <w:sz w:val="20"/>
          <w:szCs w:val="20"/>
        </w:rPr>
        <w:t xml:space="preserve">participants with </w:t>
      </w:r>
      <w:r w:rsidR="0082225F">
        <w:rPr>
          <w:rFonts w:ascii="Arial" w:hAnsi="Arial" w:cs="Arial"/>
          <w:sz w:val="20"/>
          <w:szCs w:val="20"/>
        </w:rPr>
        <w:t xml:space="preserve">HIV in S29/29x were not on ART while </w:t>
      </w:r>
      <w:r w:rsidR="003C3109">
        <w:rPr>
          <w:rFonts w:ascii="Arial" w:hAnsi="Arial" w:cs="Arial"/>
          <w:sz w:val="20"/>
          <w:szCs w:val="20"/>
        </w:rPr>
        <w:t>116/133</w:t>
      </w:r>
      <w:r w:rsidR="00D65E11">
        <w:rPr>
          <w:rFonts w:ascii="Arial" w:hAnsi="Arial" w:cs="Arial"/>
          <w:sz w:val="20"/>
          <w:szCs w:val="20"/>
        </w:rPr>
        <w:t xml:space="preserve"> (87%)</w:t>
      </w:r>
      <w:r w:rsidR="003C3109">
        <w:rPr>
          <w:rFonts w:ascii="Arial" w:hAnsi="Arial" w:cs="Arial"/>
          <w:sz w:val="20"/>
          <w:szCs w:val="20"/>
        </w:rPr>
        <w:t xml:space="preserve"> </w:t>
      </w:r>
      <w:r w:rsidR="0082225F">
        <w:rPr>
          <w:rFonts w:ascii="Arial" w:hAnsi="Arial" w:cs="Arial"/>
          <w:sz w:val="20"/>
          <w:szCs w:val="20"/>
        </w:rPr>
        <w:t xml:space="preserve">S31/A5349 </w:t>
      </w:r>
      <w:r w:rsidR="00D65E11">
        <w:rPr>
          <w:rFonts w:ascii="Arial" w:hAnsi="Arial" w:cs="Arial"/>
          <w:sz w:val="20"/>
          <w:szCs w:val="20"/>
        </w:rPr>
        <w:t xml:space="preserve">HIV seropositive participants </w:t>
      </w:r>
      <w:r w:rsidR="0082225F">
        <w:rPr>
          <w:rFonts w:ascii="Arial" w:hAnsi="Arial" w:cs="Arial"/>
          <w:sz w:val="20"/>
          <w:szCs w:val="20"/>
        </w:rPr>
        <w:t xml:space="preserve">were on efavirenz-based ART </w:t>
      </w:r>
      <w:r w:rsidR="00D65E11">
        <w:rPr>
          <w:rFonts w:ascii="Arial" w:hAnsi="Arial" w:cs="Arial"/>
          <w:sz w:val="20"/>
          <w:szCs w:val="20"/>
        </w:rPr>
        <w:t xml:space="preserve">prior to PK sampling </w:t>
      </w:r>
      <w:r w:rsidR="0082225F">
        <w:rPr>
          <w:rFonts w:ascii="Arial" w:hAnsi="Arial" w:cs="Arial"/>
          <w:sz w:val="20"/>
          <w:szCs w:val="20"/>
        </w:rPr>
        <w:t xml:space="preserve">and therefore </w:t>
      </w:r>
      <w:r w:rsidR="009627C5">
        <w:rPr>
          <w:rFonts w:ascii="Arial" w:hAnsi="Arial" w:cs="Arial"/>
          <w:sz w:val="20"/>
          <w:szCs w:val="20"/>
        </w:rPr>
        <w:t xml:space="preserve">were </w:t>
      </w:r>
      <w:r w:rsidR="0082225F">
        <w:rPr>
          <w:rFonts w:ascii="Arial" w:hAnsi="Arial" w:cs="Arial"/>
          <w:sz w:val="20"/>
          <w:szCs w:val="20"/>
        </w:rPr>
        <w:t xml:space="preserve">potential </w:t>
      </w:r>
      <w:r w:rsidR="009627C5">
        <w:rPr>
          <w:rFonts w:ascii="Arial" w:hAnsi="Arial" w:cs="Arial"/>
          <w:sz w:val="20"/>
          <w:szCs w:val="20"/>
        </w:rPr>
        <w:t xml:space="preserve">subject to </w:t>
      </w:r>
      <w:r w:rsidR="00033C05">
        <w:rPr>
          <w:rFonts w:ascii="Arial" w:hAnsi="Arial" w:cs="Arial"/>
          <w:sz w:val="20"/>
          <w:szCs w:val="20"/>
        </w:rPr>
        <w:t>drug</w:t>
      </w:r>
      <w:r w:rsidR="00B56D34">
        <w:rPr>
          <w:rFonts w:ascii="Arial" w:hAnsi="Arial" w:cs="Arial"/>
          <w:sz w:val="20"/>
          <w:szCs w:val="20"/>
        </w:rPr>
        <w:t>-</w:t>
      </w:r>
      <w:r w:rsidR="00033C05">
        <w:rPr>
          <w:rFonts w:ascii="Arial" w:hAnsi="Arial" w:cs="Arial"/>
          <w:sz w:val="20"/>
          <w:szCs w:val="20"/>
        </w:rPr>
        <w:t>drug interactions</w:t>
      </w:r>
      <w:r w:rsidR="0082225F">
        <w:rPr>
          <w:rFonts w:ascii="Arial" w:hAnsi="Arial" w:cs="Arial"/>
          <w:sz w:val="20"/>
          <w:szCs w:val="20"/>
        </w:rPr>
        <w:t xml:space="preserve">. This could explain why HIV status </w:t>
      </w:r>
      <w:r w:rsidR="00DA44B8">
        <w:rPr>
          <w:rFonts w:ascii="Arial" w:hAnsi="Arial" w:cs="Arial"/>
          <w:sz w:val="20"/>
          <w:szCs w:val="20"/>
        </w:rPr>
        <w:t xml:space="preserve">was found to significantly modulate clearance instead of bioavailability in this study. </w:t>
      </w:r>
      <w:r w:rsidR="00415D38">
        <w:rPr>
          <w:rFonts w:ascii="Arial" w:hAnsi="Arial" w:cs="Arial"/>
          <w:sz w:val="20"/>
          <w:szCs w:val="20"/>
        </w:rPr>
        <w:t>We note that</w:t>
      </w:r>
      <w:r w:rsidR="00DA44B8">
        <w:rPr>
          <w:rFonts w:ascii="Arial" w:hAnsi="Arial" w:cs="Arial"/>
          <w:sz w:val="20"/>
          <w:szCs w:val="20"/>
        </w:rPr>
        <w:t xml:space="preserve"> </w:t>
      </w:r>
      <w:r w:rsidR="00DA44B8">
        <w:rPr>
          <w:rFonts w:ascii="Arial" w:hAnsi="Arial" w:cs="Arial"/>
          <w:bCs/>
          <w:sz w:val="20"/>
          <w:szCs w:val="20"/>
        </w:rPr>
        <w:t>r</w:t>
      </w:r>
      <w:r w:rsidR="004A7687">
        <w:rPr>
          <w:rFonts w:ascii="Arial" w:hAnsi="Arial" w:cs="Arial"/>
          <w:bCs/>
          <w:sz w:val="20"/>
          <w:szCs w:val="20"/>
        </w:rPr>
        <w:t>ifapentine exposure in participants taking antiretrovirals other than efavirenz may differ from what we observed.</w:t>
      </w:r>
    </w:p>
    <w:p w14:paraId="12F89C3A" w14:textId="77777777" w:rsidR="009D78C7" w:rsidRDefault="009D78C7" w:rsidP="00801D45">
      <w:pPr>
        <w:spacing w:line="480" w:lineRule="auto"/>
        <w:rPr>
          <w:rFonts w:ascii="Arial" w:hAnsi="Arial" w:cs="Arial"/>
          <w:bCs/>
          <w:sz w:val="20"/>
          <w:szCs w:val="20"/>
        </w:rPr>
      </w:pPr>
    </w:p>
    <w:p w14:paraId="70F987FF" w14:textId="468255DB" w:rsidR="00083BE3" w:rsidRPr="00083BE3" w:rsidRDefault="00083BE3" w:rsidP="00801D45">
      <w:pPr>
        <w:spacing w:line="480" w:lineRule="auto"/>
        <w:rPr>
          <w:rFonts w:ascii="Arial" w:hAnsi="Arial" w:cs="Arial"/>
          <w:sz w:val="20"/>
          <w:szCs w:val="20"/>
          <w:lang w:val="en"/>
        </w:rPr>
      </w:pPr>
      <w:r w:rsidRPr="00083BE3">
        <w:rPr>
          <w:rFonts w:ascii="Arial" w:hAnsi="Arial" w:cs="Arial"/>
          <w:sz w:val="20"/>
          <w:szCs w:val="20"/>
          <w:lang w:val="en"/>
        </w:rPr>
        <w:t>Our findings with race on F were consistent with previous findings where Black or mixed race have lower F relative to White or Asian race. Savic and other authors have also previously reported that rifapentine administered with a high fat meal increases F by 20.5%. Given that race, geographic site, and type of meal are all confounded with each other, it is challenging to clearly disentangle the contributions of each. S31/A5349 pharmacogenomic data were collected but were not yet available for this study</w:t>
      </w:r>
      <w:ins w:id="145" w:author="Phillips, Patrick" w:date="2023-01-13T12:16:00Z">
        <w:r w:rsidR="00D01BCD">
          <w:rPr>
            <w:rFonts w:ascii="Arial" w:hAnsi="Arial" w:cs="Arial"/>
            <w:sz w:val="20"/>
            <w:szCs w:val="20"/>
            <w:lang w:val="en"/>
          </w:rPr>
          <w:t>and analyses are ongoing for future publication</w:t>
        </w:r>
      </w:ins>
      <w:ins w:id="146" w:author="Phillips, Patrick" w:date="2023-01-17T11:08:00Z">
        <w:r w:rsidRPr="00083BE3">
          <w:rPr>
            <w:rFonts w:ascii="Arial" w:hAnsi="Arial" w:cs="Arial"/>
            <w:sz w:val="20"/>
            <w:szCs w:val="20"/>
            <w:lang w:val="en"/>
          </w:rPr>
          <w:t>.</w:t>
        </w:r>
      </w:ins>
      <w:del w:id="147" w:author="Phillips, Patrick" w:date="2023-01-17T11:08:00Z">
        <w:r w:rsidRPr="00083BE3">
          <w:rPr>
            <w:rFonts w:ascii="Arial" w:hAnsi="Arial" w:cs="Arial"/>
            <w:sz w:val="20"/>
            <w:szCs w:val="20"/>
            <w:lang w:val="en"/>
          </w:rPr>
          <w:delText>.</w:delText>
        </w:r>
      </w:del>
      <w:r w:rsidRPr="00083BE3">
        <w:rPr>
          <w:rFonts w:ascii="Arial" w:hAnsi="Arial" w:cs="Arial"/>
          <w:sz w:val="20"/>
          <w:szCs w:val="20"/>
          <w:lang w:val="en"/>
        </w:rPr>
        <w:t xml:space="preserve"> Pharmacogenomic analysis may bring clarity to the exact contributions of race in modulating rifapentine pharmacokinetics. Previous pharmacogenomic analysis with rifampicin has identified rs4149032 polymorphism of </w:t>
      </w:r>
      <w:r w:rsidRPr="00083BE3">
        <w:rPr>
          <w:rFonts w:ascii="Arial" w:hAnsi="Arial" w:cs="Arial"/>
          <w:i/>
          <w:iCs/>
          <w:sz w:val="20"/>
          <w:szCs w:val="20"/>
          <w:lang w:val="en"/>
        </w:rPr>
        <w:t>SLCO1B1</w:t>
      </w:r>
      <w:r w:rsidRPr="00083BE3">
        <w:rPr>
          <w:rFonts w:ascii="Arial" w:hAnsi="Arial" w:cs="Arial"/>
          <w:b/>
          <w:bCs/>
          <w:i/>
          <w:iCs/>
          <w:sz w:val="20"/>
          <w:szCs w:val="20"/>
          <w:lang w:val="en"/>
        </w:rPr>
        <w:t xml:space="preserve"> </w:t>
      </w:r>
      <w:r w:rsidRPr="00083BE3">
        <w:rPr>
          <w:rFonts w:ascii="Arial" w:hAnsi="Arial" w:cs="Arial"/>
          <w:sz w:val="20"/>
          <w:szCs w:val="20"/>
          <w:lang w:val="en"/>
        </w:rPr>
        <w:t>which explained an additional 21% of the between-subject variability in apparent clearance.</w:t>
      </w:r>
      <w:r w:rsidRPr="00083BE3">
        <w:rPr>
          <w:rFonts w:ascii="Arial" w:hAnsi="Arial" w:cs="Arial"/>
          <w:sz w:val="20"/>
          <w:szCs w:val="20"/>
          <w:lang w:val="en"/>
        </w:rPr>
        <w:fldChar w:fldCharType="begin"/>
      </w:r>
      <w:r w:rsidR="00E661BE">
        <w:rPr>
          <w:rFonts w:ascii="Arial" w:hAnsi="Arial" w:cs="Arial"/>
          <w:sz w:val="20"/>
          <w:szCs w:val="20"/>
          <w:lang w:val="en"/>
        </w:rPr>
        <w:instrText xml:space="preserve"> ADDIN ZOTERO_ITEM CSL_CITATION {"citationID":"hPyk62v1","properties":{"formattedCitation":"\\super 31,32\\nosupersub{}","plainCitation":"31,32","noteIndex":0},"citationItems":[{"id":129,"uris":["http://zotero.org/users/local/MK42wjil/items/R3XF6DWC"],"itemData":{"id":129,"type":"article-journal","abstract":"Background: Tuberculosis is one of the major public health problems worldwide. Modern antituberculous treatment can cure most patients; cure rates . 95% are achieved with standard short-course chemotherapy regimens containing isoniazid, rifampicin, pyrazinamide, and ethambutol among patients with drug-susceptible strains of tuberculosis; however, a small proportion do not respond to treatment or develop serious adverse events. Pharmacogenomic studies of drugs used in the treatment of tuberculosis could help us understand intersubject variations in treatment response. In this review, we compiled pharmacogenomic data on antituberculous drugs that were available from different settings that would give a better insight into the role of pharmacogenomics in the treatment of tuberculosis, thereby enhancing the efficacy and limiting the toxicity of existing antituberculosis medications.\nMethods: The PubMed database was searched from 1960 to the present using the keywords “tuberculosis”, “antituberculosis treatment”, “isoniazid”, “rifampicin”, “pyrazinamide”, “ethambutol”, “pharmacogenomics”, and “polymorphism”. Abstracts from meetings and review articles were included.\nConclusion: Studies conducted in different settings suggest that pharmacogenomics plays a significant role in isoniazid metabolism, and impacts both treatment efficacy and frequency of adverse reactions. Single nucleotide polymorphisms influencing plasma rifampicin concentrations are also reported. No data are available regarding other first-line drugs, ie, ethambutol and pyrazinamide. There is a need to incorporate pharmacogenomics into clinical trials of tuberculosis in order to understand the factors impacting therapeutic success and occurrence of adverse drug effects.","container-title":"Pharmacogenomics and Personalized Medicine","DOI":"10.2147/PGPM.S15454","ISSN":"1178-7066","journalAbbreviation":"PGPM","language":"en","page":"89","source":"DOI.org (Crossref)","title":"Role of pharmacogenomics in the treatment of tuberculosis: a review","title-short":"Role of pharmacogenomics in the treatment of tuberculosis","author":[{"family":"Swaminathan","given":"Soumya"},{"family":"Ramachandran","given":"Geetha"}],"issued":{"date-parts":[["2012",9]]}}},{"id":131,"uris":["http://zotero.org/users/local/MK42wjil/items/KGI7BV5R"],"itemData":{"id":131,"type":"article-journal","abstract":"ABSTRACT\n            \n              Among patients with tuberculosis, rifampin plasma concentrations and sputum conversion rates have been reported to be lower in Africans. Rifampin is a substrate of P-glycoprotein (coded for by the\n              ABCB1\n              gene) and organic anion-transporting polypeptide 1B1 (coded for by\n              SLCO1B1\n              ). The objectives were to identify genetic polymorphisms of drug transporters and the transcriptional regulators pregnane X receptor (PXR) and constitutive androstane receptor (CAR) with an impact on rifampin pharmacokinetics in South Africans. Fifty-seven patients with tuberculosis from Cape Town underwent pharmacokinetic sampling during treatment with rifampin, pyrazinamide, isoniazid, and ethambutol. DNA was genotyped for\n              ABCB1\n              ,\n              SLCO1B1\n              ,\n              PXR\n              , and\n              CAR\n              polymorphisms by using real-time PCR. NONMEM was used for data analysis. The allele frequency of the\n              SLCO1B1\n              rs4149032 polymorphism was 0.70. Patients heterozygous and homozygous for this polymorphism had reductions in the bioavailability (and, thus, the area under the curve [AUC]) of rifampin of 18% and 28%, respectively. Simulations showed that increasing the daily rifampin dose by 150 mg in patients with the polymorphism would result in plasma concentrations similar to those of wild-type individuals and reduce the percentage of patients with peak plasma concentrations (\n              C\n              max\n              ) below 8 mg/liter from 63% to 31%.\n              ABCB1\n              ,\n              PXR\n              , and\n              CAR\n              polymorphisms were not associated with differences in rifampin pharmacokinetics.\n              SLCO1B1\n              rs4149032 was present in most patients and was associated with substantially reduced rifampin exposure. These data suggest that the standard recommended dose of rifampin should be reconsidered for South Africans.","container-title":"Antimicrobial Agents and Chemotherapy","DOI":"10.1128/AAC.01833-10","ISSN":"0066-4804, 1098-6596","issue":"9","journalAbbreviation":"Antimicrob. Agents Chemother.","language":"en","page":"4122-4127","source":"DOI.org (Crossref)","title":"The &lt;i&gt;SLCO1B1&lt;/i&gt; rs4149032 Polymorphism Is Highly Prevalent in South Africans and Is Associated with Reduced Rifampin Concentrations: Dosing Implications","title-short":"The &lt;i&gt;SLCO1B1&lt;/i&gt; rs4149032 Polymorphism Is Highly Prevalent in South Africans and Is Associated with Reduced Rifampin Concentrations","volume":"55","author":[{"family":"Chigutsa","given":"Emmanuel"},{"family":"Visser","given":"Marianne E."},{"family":"Swart","given":"Elizabeth C."},{"family":"Denti","given":"Paolo"},{"family":"Pushpakom","given":"Sudeep"},{"family":"Egan","given":"Deirdre"},{"family":"Holford","given":"Nicholas H. G."},{"family":"Smith","given":"Peter J."},{"family":"Maartens","given":"Gary"},{"family":"Owen","given":"Andrew"},{"family":"McIlleron","given":"Helen"}],"issued":{"date-parts":[["2011",9]]}}}],"schema":"https://github.com/citation-style-language/schema/raw/master/csl-citation.json"} </w:instrText>
      </w:r>
      <w:r w:rsidRPr="00083BE3">
        <w:rPr>
          <w:rFonts w:ascii="Arial" w:hAnsi="Arial" w:cs="Arial"/>
          <w:sz w:val="20"/>
          <w:szCs w:val="20"/>
          <w:lang w:val="en"/>
        </w:rPr>
        <w:fldChar w:fldCharType="separate"/>
      </w:r>
      <w:r w:rsidR="00E661BE" w:rsidRPr="00E661BE">
        <w:rPr>
          <w:rFonts w:ascii="Arial" w:hAnsi="Arial" w:cs="Arial"/>
          <w:sz w:val="20"/>
          <w:vertAlign w:val="superscript"/>
        </w:rPr>
        <w:t>31,32</w:t>
      </w:r>
      <w:r w:rsidRPr="00083BE3">
        <w:rPr>
          <w:rFonts w:ascii="Arial" w:hAnsi="Arial" w:cs="Arial"/>
          <w:sz w:val="20"/>
          <w:szCs w:val="20"/>
        </w:rPr>
        <w:fldChar w:fldCharType="end"/>
      </w:r>
      <w:r w:rsidRPr="00083BE3">
        <w:rPr>
          <w:rFonts w:ascii="Arial" w:hAnsi="Arial" w:cs="Arial"/>
          <w:sz w:val="20"/>
          <w:szCs w:val="20"/>
          <w:lang w:val="en"/>
        </w:rPr>
        <w:t xml:space="preserve"> The model reported here may </w:t>
      </w:r>
      <w:ins w:id="148" w:author="Phillips, Patrick" w:date="2023-01-13T12:16:00Z">
        <w:r w:rsidR="00D01BCD">
          <w:rPr>
            <w:rFonts w:ascii="Arial" w:hAnsi="Arial" w:cs="Arial"/>
            <w:sz w:val="20"/>
            <w:szCs w:val="20"/>
            <w:lang w:val="en"/>
          </w:rPr>
          <w:t>will</w:t>
        </w:r>
        <w:r w:rsidR="00D01BCD" w:rsidRPr="00083BE3">
          <w:rPr>
            <w:rFonts w:ascii="Arial" w:hAnsi="Arial" w:cs="Arial"/>
            <w:sz w:val="20"/>
            <w:szCs w:val="20"/>
            <w:lang w:val="en"/>
          </w:rPr>
          <w:t xml:space="preserve"> </w:t>
        </w:r>
      </w:ins>
      <w:r w:rsidRPr="00083BE3">
        <w:rPr>
          <w:rFonts w:ascii="Arial" w:hAnsi="Arial" w:cs="Arial"/>
          <w:sz w:val="20"/>
          <w:szCs w:val="20"/>
          <w:lang w:val="en"/>
        </w:rPr>
        <w:t xml:space="preserve">be updated </w:t>
      </w:r>
      <w:ins w:id="149" w:author="Phillips, Patrick" w:date="2023-01-13T12:17:00Z">
        <w:r w:rsidR="00D01BCD">
          <w:rPr>
            <w:rFonts w:ascii="Arial" w:hAnsi="Arial" w:cs="Arial"/>
            <w:sz w:val="20"/>
            <w:szCs w:val="20"/>
            <w:lang w:val="en"/>
          </w:rPr>
          <w:t xml:space="preserve">in the future to incorporate </w:t>
        </w:r>
      </w:ins>
      <w:r w:rsidRPr="00083BE3">
        <w:rPr>
          <w:rFonts w:ascii="Arial" w:hAnsi="Arial" w:cs="Arial"/>
          <w:sz w:val="20"/>
          <w:szCs w:val="20"/>
          <w:lang w:val="en"/>
        </w:rPr>
        <w:t>pending pharmacogenomic analyses</w:t>
      </w:r>
      <w:ins w:id="150" w:author="Phillips, Patrick" w:date="2023-01-13T12:17:00Z">
        <w:r w:rsidR="00D01BCD">
          <w:rPr>
            <w:rFonts w:ascii="Arial" w:hAnsi="Arial" w:cs="Arial"/>
            <w:sz w:val="20"/>
            <w:szCs w:val="20"/>
            <w:lang w:val="en"/>
          </w:rPr>
          <w:t>data</w:t>
        </w:r>
      </w:ins>
      <w:r w:rsidRPr="00083BE3">
        <w:rPr>
          <w:rFonts w:ascii="Arial" w:hAnsi="Arial" w:cs="Arial"/>
          <w:sz w:val="20"/>
          <w:szCs w:val="20"/>
          <w:lang w:val="en"/>
        </w:rPr>
        <w:t>.</w:t>
      </w:r>
    </w:p>
    <w:p w14:paraId="65752D51" w14:textId="467A4B51" w:rsidR="00705C12" w:rsidRPr="00083BE3" w:rsidRDefault="00705C12" w:rsidP="00801D45">
      <w:pPr>
        <w:spacing w:line="480" w:lineRule="auto"/>
        <w:rPr>
          <w:rFonts w:ascii="Arial" w:hAnsi="Arial" w:cs="Arial"/>
          <w:sz w:val="20"/>
          <w:szCs w:val="20"/>
          <w:lang w:val="en"/>
        </w:rPr>
      </w:pPr>
    </w:p>
    <w:p w14:paraId="2C906142" w14:textId="301D5B57" w:rsidR="008D5D81" w:rsidRDefault="003E7993" w:rsidP="00801D45">
      <w:pPr>
        <w:spacing w:line="480" w:lineRule="auto"/>
        <w:rPr>
          <w:rFonts w:ascii="Arial" w:hAnsi="Arial" w:cs="Arial"/>
          <w:sz w:val="20"/>
          <w:szCs w:val="20"/>
        </w:rPr>
      </w:pPr>
      <w:r>
        <w:rPr>
          <w:rFonts w:ascii="Arial" w:hAnsi="Arial" w:cs="Arial"/>
          <w:sz w:val="20"/>
          <w:szCs w:val="20"/>
        </w:rPr>
        <w:t xml:space="preserve">Increasing rifapentine exposure was </w:t>
      </w:r>
      <w:r w:rsidR="00E9492D">
        <w:rPr>
          <w:rFonts w:ascii="Arial" w:hAnsi="Arial" w:cs="Arial"/>
          <w:sz w:val="20"/>
          <w:szCs w:val="20"/>
        </w:rPr>
        <w:t>associated with a decreased risk for death</w:t>
      </w:r>
      <w:commentRangeStart w:id="151"/>
      <w:ins w:id="152" w:author="Phillips, Patrick" w:date="2023-01-13T12:17:00Z">
        <w:r w:rsidR="00D01BCD">
          <w:rPr>
            <w:rFonts w:ascii="Arial" w:hAnsi="Arial" w:cs="Arial"/>
            <w:sz w:val="20"/>
            <w:szCs w:val="20"/>
          </w:rPr>
          <w:t xml:space="preserve"> (odds ratio XX, 95% CI (xx, XX))</w:t>
        </w:r>
      </w:ins>
      <w:ins w:id="153" w:author="Phillips, Patrick" w:date="2023-01-17T11:08:00Z">
        <w:r w:rsidR="00E9492D">
          <w:rPr>
            <w:rFonts w:ascii="Arial" w:hAnsi="Arial" w:cs="Arial"/>
            <w:sz w:val="20"/>
            <w:szCs w:val="20"/>
          </w:rPr>
          <w:t xml:space="preserve">, </w:t>
        </w:r>
        <w:commentRangeEnd w:id="151"/>
        <w:r w:rsidR="00D01BCD">
          <w:rPr>
            <w:rStyle w:val="CommentReference"/>
          </w:rPr>
          <w:commentReference w:id="151"/>
        </w:r>
      </w:ins>
      <w:del w:id="154" w:author="Phillips, Patrick" w:date="2023-01-17T11:08:00Z">
        <w:r w:rsidR="00E9492D">
          <w:rPr>
            <w:rFonts w:ascii="Arial" w:hAnsi="Arial" w:cs="Arial"/>
            <w:sz w:val="20"/>
            <w:szCs w:val="20"/>
          </w:rPr>
          <w:delText xml:space="preserve">, </w:delText>
        </w:r>
      </w:del>
      <w:r w:rsidR="00E9492D">
        <w:rPr>
          <w:rFonts w:ascii="Arial" w:hAnsi="Arial" w:cs="Arial"/>
          <w:sz w:val="20"/>
          <w:szCs w:val="20"/>
        </w:rPr>
        <w:t>however</w:t>
      </w:r>
      <w:r w:rsidR="00C20093">
        <w:rPr>
          <w:rFonts w:ascii="Arial" w:hAnsi="Arial" w:cs="Arial"/>
          <w:sz w:val="20"/>
          <w:szCs w:val="20"/>
        </w:rPr>
        <w:t>,</w:t>
      </w:r>
      <w:r w:rsidR="00E9492D">
        <w:rPr>
          <w:rFonts w:ascii="Arial" w:hAnsi="Arial" w:cs="Arial"/>
          <w:sz w:val="20"/>
          <w:szCs w:val="20"/>
        </w:rPr>
        <w:t xml:space="preserve"> only 7 deaths </w:t>
      </w:r>
      <w:r w:rsidR="00C20093">
        <w:rPr>
          <w:rFonts w:ascii="Arial" w:hAnsi="Arial" w:cs="Arial"/>
          <w:sz w:val="20"/>
          <w:szCs w:val="20"/>
        </w:rPr>
        <w:t xml:space="preserve">were reported </w:t>
      </w:r>
      <w:r w:rsidR="00E9492D">
        <w:rPr>
          <w:rFonts w:ascii="Arial" w:hAnsi="Arial" w:cs="Arial"/>
          <w:sz w:val="20"/>
          <w:szCs w:val="20"/>
        </w:rPr>
        <w:t xml:space="preserve">in the rifapentine containing arms </w:t>
      </w:r>
      <w:r w:rsidR="00C20093">
        <w:rPr>
          <w:rFonts w:ascii="Arial" w:hAnsi="Arial" w:cs="Arial"/>
          <w:sz w:val="20"/>
          <w:szCs w:val="20"/>
        </w:rPr>
        <w:t>thus limiting drawing</w:t>
      </w:r>
      <w:r w:rsidR="00E9492D">
        <w:rPr>
          <w:rFonts w:ascii="Arial" w:hAnsi="Arial" w:cs="Arial"/>
          <w:sz w:val="20"/>
          <w:szCs w:val="20"/>
        </w:rPr>
        <w:t xml:space="preserve"> strong conclusions. </w:t>
      </w:r>
      <w:r w:rsidR="00B56D34">
        <w:rPr>
          <w:rFonts w:ascii="Arial" w:hAnsi="Arial" w:cs="Arial"/>
          <w:sz w:val="20"/>
          <w:szCs w:val="20"/>
          <w:lang w:eastAsia="zh-TW"/>
        </w:rPr>
        <w:t>Adjusting for regimen, age, sex, African vs. non-African site, HIV status and diabetes status</w:t>
      </w:r>
      <w:commentRangeStart w:id="155"/>
      <w:r w:rsidR="00B56D34">
        <w:rPr>
          <w:rFonts w:ascii="Arial" w:hAnsi="Arial" w:cs="Arial"/>
          <w:sz w:val="20"/>
          <w:szCs w:val="20"/>
          <w:lang w:eastAsia="zh-TW"/>
        </w:rPr>
        <w:t>, higher rifapentine C</w:t>
      </w:r>
      <w:r w:rsidR="00B56D34" w:rsidRPr="008B76E4">
        <w:rPr>
          <w:rFonts w:ascii="Arial" w:hAnsi="Arial" w:cs="Arial"/>
          <w:sz w:val="20"/>
          <w:szCs w:val="20"/>
          <w:vertAlign w:val="subscript"/>
          <w:lang w:eastAsia="zh-TW"/>
        </w:rPr>
        <w:t>max</w:t>
      </w:r>
      <w:r w:rsidR="00B56D34" w:rsidRPr="00124073">
        <w:rPr>
          <w:rFonts w:ascii="Arial" w:hAnsi="Arial" w:cs="Arial"/>
          <w:sz w:val="20"/>
          <w:szCs w:val="20"/>
          <w:lang w:eastAsia="zh-TW"/>
        </w:rPr>
        <w:t xml:space="preserve"> </w:t>
      </w:r>
      <w:r w:rsidR="00B56D34">
        <w:rPr>
          <w:rFonts w:ascii="Arial" w:hAnsi="Arial" w:cs="Arial"/>
          <w:sz w:val="20"/>
          <w:szCs w:val="20"/>
          <w:lang w:eastAsia="zh-TW"/>
        </w:rPr>
        <w:t>was significantly associated with decreased risk of adverse events resulting in discontinuation of assigned treatment and increased risk of Hy’s law criteria</w:t>
      </w:r>
      <w:commentRangeEnd w:id="155"/>
      <w:r w:rsidR="00D01BCD">
        <w:rPr>
          <w:rStyle w:val="CommentReference"/>
        </w:rPr>
        <w:commentReference w:id="155"/>
      </w:r>
      <w:r w:rsidR="00B56D34">
        <w:rPr>
          <w:rFonts w:ascii="Arial" w:hAnsi="Arial" w:cs="Arial"/>
          <w:sz w:val="20"/>
          <w:szCs w:val="20"/>
          <w:lang w:eastAsia="zh-TW"/>
        </w:rPr>
        <w:t xml:space="preserve">. </w:t>
      </w:r>
      <w:r w:rsidR="007A1FAC">
        <w:rPr>
          <w:rFonts w:ascii="Arial" w:hAnsi="Arial" w:cs="Arial"/>
          <w:sz w:val="20"/>
          <w:szCs w:val="20"/>
          <w:lang w:eastAsia="zh-TW"/>
        </w:rPr>
        <w:t xml:space="preserve">However, there were only 18 participants meeting Hy’s law criteria and rifapentine exposures were not univariably associated with this safety outcome, so no strong </w:t>
      </w:r>
      <w:ins w:id="156" w:author="Phillips, Patrick" w:date="2023-01-13T12:18:00Z">
        <w:r w:rsidR="00D01BCD">
          <w:rPr>
            <w:rFonts w:ascii="Arial" w:hAnsi="Arial" w:cs="Arial"/>
            <w:sz w:val="20"/>
            <w:szCs w:val="20"/>
            <w:lang w:eastAsia="zh-TW"/>
          </w:rPr>
          <w:t xml:space="preserve">clear </w:t>
        </w:r>
      </w:ins>
      <w:r w:rsidR="007A1FAC">
        <w:rPr>
          <w:rFonts w:ascii="Arial" w:hAnsi="Arial" w:cs="Arial"/>
          <w:sz w:val="20"/>
          <w:szCs w:val="20"/>
          <w:lang w:eastAsia="zh-TW"/>
        </w:rPr>
        <w:t xml:space="preserve">conclusions can be made here either. </w:t>
      </w:r>
      <w:r w:rsidR="00E9492D">
        <w:rPr>
          <w:rFonts w:ascii="Arial" w:hAnsi="Arial" w:cs="Arial"/>
          <w:sz w:val="20"/>
          <w:szCs w:val="20"/>
        </w:rPr>
        <w:t>Other safety outcomes were not associated with rifapentine exposure</w:t>
      </w:r>
      <w:r>
        <w:rPr>
          <w:rFonts w:ascii="Arial" w:hAnsi="Arial" w:cs="Arial"/>
          <w:sz w:val="20"/>
          <w:szCs w:val="20"/>
        </w:rPr>
        <w:t xml:space="preserve">. </w:t>
      </w:r>
      <w:r w:rsidR="00BC67FA">
        <w:rPr>
          <w:rFonts w:ascii="Arial" w:hAnsi="Arial" w:cs="Arial"/>
          <w:sz w:val="20"/>
          <w:szCs w:val="20"/>
        </w:rPr>
        <w:t>Interestingly</w:t>
      </w:r>
      <w:ins w:id="157" w:author="Phillips, Patrick" w:date="2023-01-13T12:18:00Z">
        <w:r w:rsidR="00D01BCD">
          <w:rPr>
            <w:rFonts w:ascii="Arial" w:hAnsi="Arial" w:cs="Arial"/>
            <w:sz w:val="20"/>
            <w:szCs w:val="20"/>
          </w:rPr>
          <w:t>Of note</w:t>
        </w:r>
      </w:ins>
      <w:r w:rsidR="00BC67FA">
        <w:rPr>
          <w:rFonts w:ascii="Arial" w:hAnsi="Arial" w:cs="Arial"/>
          <w:sz w:val="20"/>
          <w:szCs w:val="20"/>
        </w:rPr>
        <w:t xml:space="preserve">, participants </w:t>
      </w:r>
      <w:r w:rsidR="005E7DA5">
        <w:rPr>
          <w:rFonts w:ascii="Arial" w:hAnsi="Arial" w:cs="Arial"/>
          <w:sz w:val="20"/>
          <w:szCs w:val="20"/>
        </w:rPr>
        <w:t xml:space="preserve">with missing PK sampling were more likely to have </w:t>
      </w:r>
      <w:r>
        <w:rPr>
          <w:rFonts w:ascii="Arial" w:hAnsi="Arial" w:cs="Arial"/>
          <w:sz w:val="20"/>
          <w:szCs w:val="20"/>
        </w:rPr>
        <w:t xml:space="preserve">any grade 3 or higher adverse events and </w:t>
      </w:r>
      <w:r w:rsidR="005E7DA5">
        <w:rPr>
          <w:rFonts w:ascii="Arial" w:hAnsi="Arial" w:cs="Arial"/>
          <w:sz w:val="20"/>
          <w:szCs w:val="20"/>
        </w:rPr>
        <w:t xml:space="preserve">premature discontinuation of the assigned regimen. </w:t>
      </w:r>
      <w:r w:rsidR="00E9492D">
        <w:rPr>
          <w:rFonts w:ascii="Arial" w:hAnsi="Arial" w:cs="Arial"/>
          <w:sz w:val="20"/>
          <w:szCs w:val="20"/>
        </w:rPr>
        <w:t>It</w:t>
      </w:r>
      <w:r w:rsidR="00D77F33">
        <w:rPr>
          <w:rFonts w:ascii="Arial" w:hAnsi="Arial" w:cs="Arial"/>
          <w:sz w:val="20"/>
          <w:szCs w:val="20"/>
        </w:rPr>
        <w:t xml:space="preserve"> is</w:t>
      </w:r>
      <w:r w:rsidR="00E9492D">
        <w:rPr>
          <w:rFonts w:ascii="Arial" w:hAnsi="Arial" w:cs="Arial"/>
          <w:sz w:val="20"/>
          <w:szCs w:val="20"/>
        </w:rPr>
        <w:t xml:space="preserve"> possible that participants missing PK sampling had higher exposures and therefore </w:t>
      </w:r>
      <w:r w:rsidR="0064438B">
        <w:rPr>
          <w:rFonts w:ascii="Arial" w:hAnsi="Arial" w:cs="Arial"/>
          <w:sz w:val="20"/>
          <w:szCs w:val="20"/>
        </w:rPr>
        <w:t xml:space="preserve">are </w:t>
      </w:r>
      <w:r w:rsidR="00655DD8">
        <w:rPr>
          <w:rFonts w:ascii="Arial" w:hAnsi="Arial" w:cs="Arial"/>
          <w:sz w:val="20"/>
          <w:szCs w:val="20"/>
        </w:rPr>
        <w:t xml:space="preserve">masking </w:t>
      </w:r>
      <w:r w:rsidR="00B1528D">
        <w:rPr>
          <w:rFonts w:ascii="Arial" w:hAnsi="Arial" w:cs="Arial"/>
          <w:sz w:val="20"/>
          <w:szCs w:val="20"/>
        </w:rPr>
        <w:t>an exposure-safety relationship. However</w:t>
      </w:r>
      <w:r w:rsidR="005972BE">
        <w:rPr>
          <w:rFonts w:ascii="Arial" w:hAnsi="Arial" w:cs="Arial"/>
          <w:sz w:val="20"/>
          <w:szCs w:val="20"/>
        </w:rPr>
        <w:t>, it is unlikely, as</w:t>
      </w:r>
      <w:r w:rsidR="0064438B">
        <w:rPr>
          <w:rFonts w:ascii="Arial" w:hAnsi="Arial" w:cs="Arial"/>
          <w:sz w:val="20"/>
          <w:szCs w:val="20"/>
        </w:rPr>
        <w:t xml:space="preserve"> </w:t>
      </w:r>
      <w:r w:rsidR="005972BE">
        <w:rPr>
          <w:rFonts w:ascii="Arial" w:hAnsi="Arial" w:cs="Arial"/>
          <w:sz w:val="20"/>
          <w:szCs w:val="20"/>
        </w:rPr>
        <w:t>participants missing PK samples would need high exposures, &gt;95</w:t>
      </w:r>
      <w:r w:rsidR="005972BE" w:rsidRPr="005972BE">
        <w:rPr>
          <w:rFonts w:ascii="Arial" w:hAnsi="Arial" w:cs="Arial"/>
          <w:sz w:val="20"/>
          <w:szCs w:val="20"/>
          <w:vertAlign w:val="superscript"/>
        </w:rPr>
        <w:t>th</w:t>
      </w:r>
      <w:r w:rsidR="005972BE">
        <w:rPr>
          <w:rFonts w:ascii="Arial" w:hAnsi="Arial" w:cs="Arial"/>
          <w:sz w:val="20"/>
          <w:szCs w:val="20"/>
        </w:rPr>
        <w:t xml:space="preserve"> and &gt;73</w:t>
      </w:r>
      <w:r w:rsidR="005972BE" w:rsidRPr="005972BE">
        <w:rPr>
          <w:rFonts w:ascii="Arial" w:hAnsi="Arial" w:cs="Arial"/>
          <w:sz w:val="20"/>
          <w:szCs w:val="20"/>
          <w:vertAlign w:val="superscript"/>
        </w:rPr>
        <w:t>rd</w:t>
      </w:r>
      <w:r w:rsidR="005972BE">
        <w:rPr>
          <w:rFonts w:ascii="Arial" w:hAnsi="Arial" w:cs="Arial"/>
          <w:sz w:val="20"/>
          <w:szCs w:val="20"/>
        </w:rPr>
        <w:t xml:space="preserve"> percentiles, to observe a statistically significant relationship with any grade 3 or higher adverse events and </w:t>
      </w:r>
      <w:r w:rsidR="005972BE">
        <w:rPr>
          <w:rFonts w:ascii="Arial" w:hAnsi="Arial" w:cs="Arial"/>
          <w:sz w:val="20"/>
          <w:szCs w:val="20"/>
        </w:rPr>
        <w:lastRenderedPageBreak/>
        <w:t>premature discontinuation of assigned regimen respectively</w:t>
      </w:r>
      <w:ins w:id="158" w:author="Phillips, Patrick" w:date="2023-01-13T12:19:00Z">
        <w:r w:rsidR="00D01BCD">
          <w:rPr>
            <w:rFonts w:ascii="Arial" w:hAnsi="Arial" w:cs="Arial"/>
            <w:sz w:val="20"/>
            <w:szCs w:val="20"/>
          </w:rPr>
          <w:t>; a more likely explanation is that some</w:t>
        </w:r>
      </w:ins>
      <w:ins w:id="159" w:author="Chang, Vincent" w:date="2023-01-17T11:08:00Z">
        <w:r w:rsidR="00B1528D">
          <w:rPr>
            <w:rFonts w:ascii="Arial" w:hAnsi="Arial" w:cs="Arial"/>
            <w:sz w:val="20"/>
            <w:szCs w:val="20"/>
          </w:rPr>
          <w:t>.</w:t>
        </w:r>
        <w:r w:rsidR="008D5D81">
          <w:rPr>
            <w:rFonts w:ascii="Arial" w:hAnsi="Arial" w:cs="Arial"/>
            <w:sz w:val="20"/>
            <w:szCs w:val="20"/>
          </w:rPr>
          <w:t xml:space="preserve"> In combination with dosing simulations, the toxicity concerns of higher rifapentine doses are ameliorated as we found no strong evidence of association between</w:t>
        </w:r>
      </w:ins>
      <w:r w:rsidR="008D5D81">
        <w:rPr>
          <w:rFonts w:ascii="Arial" w:hAnsi="Arial" w:cs="Arial"/>
          <w:sz w:val="20"/>
          <w:szCs w:val="20"/>
        </w:rPr>
        <w:t xml:space="preserve"> adverse events and </w:t>
      </w:r>
      <w:ins w:id="160" w:author="Phillips, Patrick" w:date="2023-01-13T12:19:00Z">
        <w:r w:rsidR="00D01BCD">
          <w:rPr>
            <w:rFonts w:ascii="Arial" w:hAnsi="Arial" w:cs="Arial"/>
            <w:sz w:val="20"/>
            <w:szCs w:val="20"/>
          </w:rPr>
          <w:t xml:space="preserve">treatment </w:t>
        </w:r>
      </w:ins>
      <w:ins w:id="161" w:author="Phillips, Patrick" w:date="2023-01-13T12:20:00Z">
        <w:r w:rsidR="00D01BCD">
          <w:rPr>
            <w:rFonts w:ascii="Arial" w:hAnsi="Arial" w:cs="Arial"/>
            <w:sz w:val="20"/>
            <w:szCs w:val="20"/>
          </w:rPr>
          <w:t>discontinuation</w:t>
        </w:r>
      </w:ins>
      <w:ins w:id="162" w:author="Phillips, Patrick" w:date="2023-01-13T12:19:00Z">
        <w:r w:rsidR="00D01BCD">
          <w:rPr>
            <w:rFonts w:ascii="Arial" w:hAnsi="Arial" w:cs="Arial"/>
            <w:sz w:val="20"/>
            <w:szCs w:val="20"/>
          </w:rPr>
          <w:t xml:space="preserve"> occurred prior to PK sampling thereby increasing the number with missing PK data</w:t>
        </w:r>
      </w:ins>
      <w:ins w:id="163" w:author="Chang, Vincent" w:date="2023-01-17T11:08:00Z">
        <w:r w:rsidR="008D5D81">
          <w:rPr>
            <w:rFonts w:ascii="Arial" w:hAnsi="Arial" w:cs="Arial"/>
            <w:sz w:val="20"/>
            <w:szCs w:val="20"/>
          </w:rPr>
          <w:t>high rifapentine exposure and the exposures observed in the higher doses are capped by dose-limiting bioavailability</w:t>
        </w:r>
      </w:ins>
      <w:r w:rsidR="008D5D81">
        <w:rPr>
          <w:rFonts w:ascii="Arial" w:hAnsi="Arial" w:cs="Arial"/>
          <w:sz w:val="20"/>
          <w:szCs w:val="20"/>
        </w:rPr>
        <w:t>.</w:t>
      </w:r>
    </w:p>
    <w:p w14:paraId="581B03DA" w14:textId="77777777" w:rsidR="00BC67FA" w:rsidRDefault="00BC67FA" w:rsidP="00801D45">
      <w:pPr>
        <w:spacing w:line="480" w:lineRule="auto"/>
        <w:rPr>
          <w:rFonts w:ascii="Arial" w:hAnsi="Arial" w:cs="Arial"/>
          <w:sz w:val="20"/>
          <w:szCs w:val="20"/>
        </w:rPr>
      </w:pPr>
    </w:p>
    <w:p w14:paraId="022AA551" w14:textId="03F2FAC0" w:rsidR="00AA55C2" w:rsidRDefault="007B1AA6" w:rsidP="00801D45">
      <w:pPr>
        <w:spacing w:line="480" w:lineRule="auto"/>
        <w:rPr>
          <w:rFonts w:ascii="Arial" w:hAnsi="Arial" w:cs="Arial"/>
          <w:sz w:val="20"/>
          <w:szCs w:val="20"/>
        </w:rPr>
      </w:pPr>
      <w:r>
        <w:rPr>
          <w:rFonts w:ascii="Arial" w:hAnsi="Arial" w:cs="Arial"/>
          <w:sz w:val="20"/>
          <w:szCs w:val="20"/>
        </w:rPr>
        <w:t>Through</w:t>
      </w:r>
      <w:r w:rsidR="004E7B99">
        <w:rPr>
          <w:rFonts w:ascii="Arial" w:hAnsi="Arial" w:cs="Arial"/>
          <w:sz w:val="20"/>
          <w:szCs w:val="20"/>
        </w:rPr>
        <w:t xml:space="preserve"> </w:t>
      </w:r>
      <w:r w:rsidR="00474499">
        <w:rPr>
          <w:rFonts w:ascii="Arial" w:hAnsi="Arial" w:cs="Arial"/>
          <w:sz w:val="20"/>
          <w:szCs w:val="20"/>
        </w:rPr>
        <w:t>its</w:t>
      </w:r>
      <w:r w:rsidR="004E7B99">
        <w:rPr>
          <w:rFonts w:ascii="Arial" w:hAnsi="Arial" w:cs="Arial"/>
          <w:sz w:val="20"/>
          <w:szCs w:val="20"/>
        </w:rPr>
        <w:t xml:space="preserve"> high between subject variability (</w:t>
      </w:r>
      <w:r w:rsidR="00BF3DDA">
        <w:rPr>
          <w:rFonts w:ascii="Arial" w:hAnsi="Arial" w:cs="Arial"/>
          <w:sz w:val="20"/>
          <w:szCs w:val="20"/>
        </w:rPr>
        <w:t xml:space="preserve">31.6% in </w:t>
      </w:r>
      <w:r w:rsidR="00D77F33">
        <w:rPr>
          <w:rFonts w:ascii="Arial" w:hAnsi="Arial" w:cs="Arial"/>
          <w:sz w:val="20"/>
          <w:szCs w:val="20"/>
        </w:rPr>
        <w:t>apparent clearance</w:t>
      </w:r>
      <w:r w:rsidR="00BF3DDA">
        <w:rPr>
          <w:rFonts w:ascii="Arial" w:hAnsi="Arial" w:cs="Arial"/>
          <w:sz w:val="20"/>
          <w:szCs w:val="20"/>
        </w:rPr>
        <w:t xml:space="preserve">, 32.8% in MTT, and 47.3% in </w:t>
      </w:r>
      <w:r w:rsidR="00D77F33">
        <w:rPr>
          <w:rFonts w:ascii="Arial" w:hAnsi="Arial" w:cs="Arial"/>
          <w:sz w:val="20"/>
          <w:szCs w:val="20"/>
        </w:rPr>
        <w:t>apparent metabolite clearance</w:t>
      </w:r>
      <w:r w:rsidR="004E7B99">
        <w:rPr>
          <w:rFonts w:ascii="Arial" w:hAnsi="Arial" w:cs="Arial"/>
          <w:sz w:val="20"/>
          <w:szCs w:val="20"/>
        </w:rPr>
        <w:t>) and dose-limiting bioavailability</w:t>
      </w:r>
      <w:r>
        <w:rPr>
          <w:rFonts w:ascii="Arial" w:hAnsi="Arial" w:cs="Arial"/>
          <w:sz w:val="20"/>
          <w:szCs w:val="20"/>
        </w:rPr>
        <w:t xml:space="preserve">, rifapentine underexposure is a risk </w:t>
      </w:r>
      <w:commentRangeStart w:id="164"/>
      <w:del w:id="165" w:author="Phillips, Patrick" w:date="2023-01-13T12:22:00Z">
        <w:r w:rsidDel="00D01BCD">
          <w:rPr>
            <w:rFonts w:ascii="Arial" w:hAnsi="Arial" w:cs="Arial"/>
            <w:sz w:val="20"/>
            <w:szCs w:val="20"/>
          </w:rPr>
          <w:delText>to</w:delText>
        </w:r>
        <w:r w:rsidR="00DA5CF6" w:rsidDel="00D01BCD">
          <w:rPr>
            <w:rFonts w:ascii="Arial" w:hAnsi="Arial" w:cs="Arial"/>
            <w:sz w:val="20"/>
            <w:szCs w:val="20"/>
          </w:rPr>
          <w:delText>all</w:delText>
        </w:r>
      </w:del>
      <w:ins w:id="166" w:author="Phillips, Patrick" w:date="2023-01-13T12:22:00Z">
        <w:r w:rsidR="00D01BCD">
          <w:rPr>
            <w:rFonts w:ascii="Arial" w:hAnsi="Arial" w:cs="Arial"/>
            <w:sz w:val="20"/>
            <w:szCs w:val="20"/>
          </w:rPr>
          <w:t>to</w:t>
        </w:r>
      </w:ins>
      <w:del w:id="167" w:author="Phillips, Patrick" w:date="2023-01-17T11:08:00Z">
        <w:r>
          <w:rPr>
            <w:rFonts w:ascii="Arial" w:hAnsi="Arial" w:cs="Arial"/>
            <w:sz w:val="20"/>
            <w:szCs w:val="20"/>
          </w:rPr>
          <w:delText>to</w:delText>
        </w:r>
      </w:del>
      <w:r w:rsidR="00267061">
        <w:rPr>
          <w:rFonts w:ascii="Arial" w:hAnsi="Arial" w:cs="Arial"/>
          <w:sz w:val="20"/>
          <w:szCs w:val="20"/>
        </w:rPr>
        <w:t xml:space="preserve"> </w:t>
      </w:r>
      <w:r w:rsidR="00DA5CF6">
        <w:rPr>
          <w:rFonts w:ascii="Arial" w:hAnsi="Arial" w:cs="Arial"/>
          <w:sz w:val="20"/>
          <w:szCs w:val="20"/>
        </w:rPr>
        <w:t xml:space="preserve">all </w:t>
      </w:r>
      <w:commentRangeEnd w:id="164"/>
      <w:r w:rsidR="00F2581D">
        <w:rPr>
          <w:rStyle w:val="CommentReference"/>
        </w:rPr>
        <w:commentReference w:id="164"/>
      </w:r>
      <w:r w:rsidR="00DA5CF6">
        <w:rPr>
          <w:rFonts w:ascii="Arial" w:hAnsi="Arial" w:cs="Arial"/>
          <w:sz w:val="20"/>
          <w:szCs w:val="20"/>
        </w:rPr>
        <w:t>subpopulations</w:t>
      </w:r>
      <w:r w:rsidR="00291F04">
        <w:rPr>
          <w:rFonts w:ascii="Arial" w:hAnsi="Arial" w:cs="Arial"/>
          <w:sz w:val="20"/>
          <w:szCs w:val="20"/>
        </w:rPr>
        <w:t xml:space="preserve">. </w:t>
      </w:r>
      <w:r w:rsidR="00474499">
        <w:rPr>
          <w:rFonts w:ascii="Arial" w:hAnsi="Arial" w:cs="Arial"/>
          <w:sz w:val="20"/>
          <w:szCs w:val="20"/>
        </w:rPr>
        <w:t>Furthermore</w:t>
      </w:r>
      <w:r w:rsidR="001B5CA4">
        <w:rPr>
          <w:rFonts w:ascii="Arial" w:hAnsi="Arial" w:cs="Arial"/>
          <w:sz w:val="20"/>
          <w:szCs w:val="20"/>
        </w:rPr>
        <w:t xml:space="preserve">, </w:t>
      </w:r>
      <w:r w:rsidR="00474499">
        <w:rPr>
          <w:rFonts w:ascii="Arial" w:hAnsi="Arial" w:cs="Arial"/>
          <w:sz w:val="20"/>
          <w:szCs w:val="20"/>
        </w:rPr>
        <w:t xml:space="preserve">we have shown that </w:t>
      </w:r>
      <w:r w:rsidR="001B5CA4">
        <w:rPr>
          <w:rFonts w:ascii="Arial" w:hAnsi="Arial" w:cs="Arial"/>
          <w:sz w:val="20"/>
          <w:szCs w:val="20"/>
        </w:rPr>
        <w:t>only</w:t>
      </w:r>
      <w:r w:rsidR="00F72AF5">
        <w:rPr>
          <w:rFonts w:ascii="Arial" w:hAnsi="Arial" w:cs="Arial"/>
          <w:sz w:val="20"/>
          <w:szCs w:val="20"/>
        </w:rPr>
        <w:t xml:space="preserve"> </w:t>
      </w:r>
      <w:r w:rsidR="00065CF0">
        <w:rPr>
          <w:rFonts w:ascii="Arial" w:hAnsi="Arial" w:cs="Arial"/>
          <w:sz w:val="20"/>
          <w:szCs w:val="20"/>
        </w:rPr>
        <w:t>47.</w:t>
      </w:r>
      <w:r w:rsidR="003B67A4">
        <w:rPr>
          <w:rFonts w:ascii="Arial" w:hAnsi="Arial" w:cs="Arial"/>
          <w:sz w:val="20"/>
          <w:szCs w:val="20"/>
        </w:rPr>
        <w:t>3</w:t>
      </w:r>
      <w:r w:rsidR="001B5CA4">
        <w:rPr>
          <w:rFonts w:ascii="Arial" w:hAnsi="Arial" w:cs="Arial"/>
          <w:sz w:val="20"/>
          <w:szCs w:val="20"/>
        </w:rPr>
        <w:t>% of 15</w:t>
      </w:r>
      <w:r w:rsidR="00B0186E">
        <w:rPr>
          <w:rFonts w:ascii="Arial" w:hAnsi="Arial" w:cs="Arial"/>
          <w:sz w:val="20"/>
          <w:szCs w:val="20"/>
        </w:rPr>
        <w:t>8</w:t>
      </w:r>
      <w:r w:rsidR="003B67A4">
        <w:rPr>
          <w:rFonts w:ascii="Arial" w:hAnsi="Arial" w:cs="Arial"/>
          <w:sz w:val="20"/>
          <w:szCs w:val="20"/>
        </w:rPr>
        <w:t>0</w:t>
      </w:r>
      <w:r w:rsidR="001B5CA4">
        <w:rPr>
          <w:rFonts w:ascii="Arial" w:hAnsi="Arial" w:cs="Arial"/>
          <w:sz w:val="20"/>
          <w:szCs w:val="20"/>
        </w:rPr>
        <w:t xml:space="preserve"> </w:t>
      </w:r>
      <w:r w:rsidR="00C84193">
        <w:rPr>
          <w:rFonts w:ascii="Arial" w:hAnsi="Arial" w:cs="Arial"/>
          <w:sz w:val="20"/>
          <w:szCs w:val="20"/>
        </w:rPr>
        <w:t>S31/A5349</w:t>
      </w:r>
      <w:r w:rsidR="00BF3DDA">
        <w:rPr>
          <w:rFonts w:ascii="Arial" w:hAnsi="Arial" w:cs="Arial"/>
          <w:sz w:val="20"/>
          <w:szCs w:val="20"/>
        </w:rPr>
        <w:t xml:space="preserve"> </w:t>
      </w:r>
      <w:r w:rsidR="003067BA">
        <w:rPr>
          <w:rFonts w:ascii="Arial" w:hAnsi="Arial" w:cs="Arial"/>
          <w:sz w:val="20"/>
          <w:szCs w:val="20"/>
        </w:rPr>
        <w:t>participants</w:t>
      </w:r>
      <w:r w:rsidR="001B5CA4">
        <w:rPr>
          <w:rFonts w:ascii="Arial" w:hAnsi="Arial" w:cs="Arial"/>
          <w:sz w:val="20"/>
          <w:szCs w:val="20"/>
        </w:rPr>
        <w:t xml:space="preserve"> reached the </w:t>
      </w:r>
      <w:r w:rsidR="00835107">
        <w:rPr>
          <w:rFonts w:ascii="Arial" w:hAnsi="Arial" w:cs="Arial"/>
          <w:sz w:val="20"/>
          <w:szCs w:val="20"/>
        </w:rPr>
        <w:t>570</w:t>
      </w:r>
      <w:r w:rsidR="001B5CA4">
        <w:rPr>
          <w:rFonts w:ascii="Arial" w:hAnsi="Arial" w:cs="Arial"/>
          <w:sz w:val="20"/>
          <w:szCs w:val="20"/>
        </w:rPr>
        <w:t xml:space="preserve"> </w:t>
      </w:r>
      <w:r w:rsidR="00B05ED5">
        <w:rPr>
          <w:rFonts w:ascii="Arial" w:hAnsi="Arial" w:cs="Arial"/>
          <w:sz w:val="20"/>
          <w:szCs w:val="20"/>
        </w:rPr>
        <w:t>µg∙h</w:t>
      </w:r>
      <w:r w:rsidR="001B5CA4">
        <w:rPr>
          <w:rFonts w:ascii="Arial" w:hAnsi="Arial" w:cs="Arial"/>
          <w:sz w:val="20"/>
          <w:szCs w:val="20"/>
        </w:rPr>
        <w:t>/mL target</w:t>
      </w:r>
      <w:r w:rsidR="00BF3DDA">
        <w:rPr>
          <w:rFonts w:ascii="Arial" w:hAnsi="Arial" w:cs="Arial"/>
          <w:sz w:val="20"/>
          <w:szCs w:val="20"/>
        </w:rPr>
        <w:t xml:space="preserve"> </w:t>
      </w:r>
      <w:r w:rsidR="00DA5CF6">
        <w:rPr>
          <w:rFonts w:ascii="Arial" w:hAnsi="Arial" w:cs="Arial"/>
          <w:sz w:val="20"/>
          <w:szCs w:val="20"/>
        </w:rPr>
        <w:t xml:space="preserve">exposure with the 1200 mg dose, </w:t>
      </w:r>
      <w:r w:rsidR="001B5CA4">
        <w:rPr>
          <w:rFonts w:ascii="Arial" w:hAnsi="Arial" w:cs="Arial"/>
          <w:sz w:val="20"/>
          <w:szCs w:val="20"/>
        </w:rPr>
        <w:t xml:space="preserve">with </w:t>
      </w:r>
      <w:r w:rsidR="00332838">
        <w:rPr>
          <w:rFonts w:ascii="Arial" w:hAnsi="Arial" w:cs="Arial"/>
          <w:sz w:val="20"/>
          <w:szCs w:val="20"/>
        </w:rPr>
        <w:t xml:space="preserve">lower proportions </w:t>
      </w:r>
      <w:r w:rsidR="001B5CA4">
        <w:rPr>
          <w:rFonts w:ascii="Arial" w:hAnsi="Arial" w:cs="Arial"/>
          <w:sz w:val="20"/>
          <w:szCs w:val="20"/>
        </w:rPr>
        <w:t>in subpopulations at risk</w:t>
      </w:r>
      <w:r w:rsidR="00F96D9F">
        <w:rPr>
          <w:rFonts w:ascii="Arial" w:hAnsi="Arial" w:cs="Arial"/>
          <w:sz w:val="20"/>
          <w:szCs w:val="20"/>
        </w:rPr>
        <w:t xml:space="preserve"> for low exposure (Black/</w:t>
      </w:r>
      <w:r w:rsidR="00065CF0">
        <w:rPr>
          <w:rFonts w:ascii="Arial" w:hAnsi="Arial" w:cs="Arial"/>
          <w:sz w:val="20"/>
          <w:szCs w:val="20"/>
        </w:rPr>
        <w:t>M</w:t>
      </w:r>
      <w:r w:rsidR="00F96D9F">
        <w:rPr>
          <w:rFonts w:ascii="Arial" w:hAnsi="Arial" w:cs="Arial"/>
          <w:sz w:val="20"/>
          <w:szCs w:val="20"/>
        </w:rPr>
        <w:t xml:space="preserve">ixed race, male, and HIV+). </w:t>
      </w:r>
      <w:ins w:id="168" w:author="Phillips, Patrick" w:date="2023-01-13T12:22:00Z">
        <w:r w:rsidR="00D01BCD">
          <w:rPr>
            <w:rFonts w:ascii="Arial" w:hAnsi="Arial" w:cs="Arial"/>
            <w:sz w:val="20"/>
            <w:szCs w:val="20"/>
          </w:rPr>
          <w:t xml:space="preserve">The </w:t>
        </w:r>
      </w:ins>
      <w:del w:id="169" w:author="Phillips, Patrick" w:date="2023-01-13T12:22:00Z">
        <w:r w:rsidR="00332838" w:rsidDel="00D01BCD">
          <w:rPr>
            <w:rFonts w:ascii="Arial" w:hAnsi="Arial" w:cs="Arial"/>
            <w:sz w:val="20"/>
            <w:szCs w:val="20"/>
          </w:rPr>
          <w:delText>P</w:delText>
        </w:r>
      </w:del>
      <w:ins w:id="170" w:author="Phillips, Patrick" w:date="2023-01-13T12:22:00Z">
        <w:r w:rsidR="00D01BCD">
          <w:rPr>
            <w:rFonts w:ascii="Arial" w:hAnsi="Arial" w:cs="Arial"/>
            <w:sz w:val="20"/>
            <w:szCs w:val="20"/>
          </w:rPr>
          <w:t>p</w:t>
        </w:r>
      </w:ins>
      <w:ins w:id="171" w:author="Phillips, Patrick" w:date="2023-01-17T11:08:00Z">
        <w:r w:rsidR="00332838">
          <w:rPr>
            <w:rFonts w:ascii="Arial" w:hAnsi="Arial" w:cs="Arial"/>
            <w:sz w:val="20"/>
            <w:szCs w:val="20"/>
          </w:rPr>
          <w:t>roportion</w:t>
        </w:r>
      </w:ins>
      <w:del w:id="172" w:author="Phillips, Patrick" w:date="2023-01-17T11:08:00Z">
        <w:r w:rsidR="00332838">
          <w:rPr>
            <w:rFonts w:ascii="Arial" w:hAnsi="Arial" w:cs="Arial"/>
            <w:sz w:val="20"/>
            <w:szCs w:val="20"/>
          </w:rPr>
          <w:delText>Proportion</w:delText>
        </w:r>
      </w:del>
      <w:r w:rsidR="00332838">
        <w:rPr>
          <w:rFonts w:ascii="Arial" w:hAnsi="Arial" w:cs="Arial"/>
          <w:sz w:val="20"/>
          <w:szCs w:val="20"/>
        </w:rPr>
        <w:t xml:space="preserve"> of </w:t>
      </w:r>
      <w:r w:rsidR="003067BA">
        <w:rPr>
          <w:rFonts w:ascii="Arial" w:hAnsi="Arial" w:cs="Arial"/>
          <w:sz w:val="20"/>
          <w:szCs w:val="20"/>
        </w:rPr>
        <w:t>participants</w:t>
      </w:r>
      <w:r w:rsidR="00332838">
        <w:rPr>
          <w:rFonts w:ascii="Arial" w:hAnsi="Arial" w:cs="Arial"/>
          <w:sz w:val="20"/>
          <w:szCs w:val="20"/>
        </w:rPr>
        <w:t xml:space="preserve"> achieving target exposure</w:t>
      </w:r>
      <w:r w:rsidR="00AD172D">
        <w:rPr>
          <w:rFonts w:ascii="Arial" w:hAnsi="Arial" w:cs="Arial"/>
          <w:sz w:val="20"/>
          <w:szCs w:val="20"/>
        </w:rPr>
        <w:t xml:space="preserve"> drastically improves in all populations with </w:t>
      </w:r>
      <w:r w:rsidR="00116908">
        <w:rPr>
          <w:rFonts w:ascii="Arial" w:hAnsi="Arial" w:cs="Arial"/>
          <w:sz w:val="20"/>
          <w:szCs w:val="20"/>
        </w:rPr>
        <w:t xml:space="preserve">a 1500 or 1800 mg dose, and these higher doses are particularly crucial for </w:t>
      </w:r>
      <w:r w:rsidR="0080298A">
        <w:rPr>
          <w:rFonts w:ascii="Arial" w:hAnsi="Arial" w:cs="Arial"/>
          <w:sz w:val="20"/>
          <w:szCs w:val="20"/>
        </w:rPr>
        <w:t>m</w:t>
      </w:r>
      <w:r w:rsidR="00116908">
        <w:rPr>
          <w:rFonts w:ascii="Arial" w:hAnsi="Arial" w:cs="Arial"/>
          <w:sz w:val="20"/>
          <w:szCs w:val="20"/>
        </w:rPr>
        <w:t xml:space="preserve">ale </w:t>
      </w:r>
      <w:r w:rsidR="003B549C">
        <w:rPr>
          <w:rFonts w:ascii="Arial" w:hAnsi="Arial" w:cs="Arial"/>
          <w:sz w:val="20"/>
          <w:szCs w:val="20"/>
        </w:rPr>
        <w:t>participants with</w:t>
      </w:r>
      <w:r w:rsidR="00116908">
        <w:rPr>
          <w:rFonts w:ascii="Arial" w:hAnsi="Arial" w:cs="Arial"/>
          <w:sz w:val="20"/>
          <w:szCs w:val="20"/>
        </w:rPr>
        <w:t xml:space="preserve"> HIV</w:t>
      </w:r>
      <w:r w:rsidR="0080298A">
        <w:rPr>
          <w:rFonts w:ascii="Arial" w:hAnsi="Arial" w:cs="Arial"/>
          <w:sz w:val="20"/>
          <w:szCs w:val="20"/>
        </w:rPr>
        <w:t xml:space="preserve"> </w:t>
      </w:r>
      <w:r w:rsidR="00116908">
        <w:rPr>
          <w:rFonts w:ascii="Arial" w:hAnsi="Arial" w:cs="Arial"/>
          <w:sz w:val="20"/>
          <w:szCs w:val="20"/>
        </w:rPr>
        <w:t>w</w:t>
      </w:r>
      <w:r w:rsidR="0080298A">
        <w:rPr>
          <w:rFonts w:ascii="Arial" w:hAnsi="Arial" w:cs="Arial"/>
          <w:sz w:val="20"/>
          <w:szCs w:val="20"/>
        </w:rPr>
        <w:t>ho are</w:t>
      </w:r>
      <w:r w:rsidR="00116908">
        <w:rPr>
          <w:rFonts w:ascii="Arial" w:hAnsi="Arial" w:cs="Arial"/>
          <w:sz w:val="20"/>
          <w:szCs w:val="20"/>
        </w:rPr>
        <w:t xml:space="preserve"> at higher risk for </w:t>
      </w:r>
      <w:r w:rsidR="003D5C23">
        <w:rPr>
          <w:rFonts w:ascii="Arial" w:hAnsi="Arial" w:cs="Arial"/>
          <w:sz w:val="20"/>
          <w:szCs w:val="20"/>
        </w:rPr>
        <w:t>TB-related unfavorable</w:t>
      </w:r>
      <w:r w:rsidR="00116908">
        <w:rPr>
          <w:rFonts w:ascii="Arial" w:hAnsi="Arial" w:cs="Arial"/>
          <w:sz w:val="20"/>
          <w:szCs w:val="20"/>
        </w:rPr>
        <w:t xml:space="preserve"> outcomes because of low </w:t>
      </w:r>
      <w:r w:rsidR="00B71012">
        <w:rPr>
          <w:rFonts w:ascii="Arial" w:hAnsi="Arial" w:cs="Arial"/>
          <w:sz w:val="20"/>
          <w:szCs w:val="20"/>
        </w:rPr>
        <w:t xml:space="preserve">rifapentine </w:t>
      </w:r>
      <w:r w:rsidR="00116908">
        <w:rPr>
          <w:rFonts w:ascii="Arial" w:hAnsi="Arial" w:cs="Arial"/>
          <w:sz w:val="20"/>
          <w:szCs w:val="20"/>
        </w:rPr>
        <w:t>exposure</w:t>
      </w:r>
      <w:r w:rsidR="004E69C9">
        <w:rPr>
          <w:rFonts w:ascii="Arial" w:hAnsi="Arial" w:cs="Arial"/>
          <w:sz w:val="20"/>
          <w:szCs w:val="20"/>
        </w:rPr>
        <w:t xml:space="preserve"> (rifapentine regimen: 10/45 [22.2%], rifapentine-moxifloxacin: 2/34 [5.9%]), compared to all other participants (rifapentine regimen: 65/739 [8.8%], rifapentine-moxifloxacin: 43/757 [5.7%])</w:t>
      </w:r>
      <w:r w:rsidR="00116908">
        <w:rPr>
          <w:rFonts w:ascii="Arial" w:hAnsi="Arial" w:cs="Arial"/>
          <w:sz w:val="20"/>
          <w:szCs w:val="20"/>
        </w:rPr>
        <w:t xml:space="preserve">. </w:t>
      </w:r>
    </w:p>
    <w:p w14:paraId="60A46FAC" w14:textId="1F5D151E" w:rsidR="00BA768C" w:rsidRDefault="00BA768C" w:rsidP="00801D45">
      <w:pPr>
        <w:spacing w:line="480" w:lineRule="auto"/>
        <w:rPr>
          <w:rFonts w:ascii="Arial" w:hAnsi="Arial" w:cs="Arial"/>
          <w:sz w:val="20"/>
          <w:szCs w:val="20"/>
        </w:rPr>
      </w:pPr>
    </w:p>
    <w:p w14:paraId="4C42A271" w14:textId="4046CC52" w:rsidR="00083BE3" w:rsidRPr="00083BE3" w:rsidRDefault="00083BE3" w:rsidP="00083BE3">
      <w:pPr>
        <w:spacing w:line="480" w:lineRule="auto"/>
        <w:rPr>
          <w:rFonts w:ascii="Arial" w:hAnsi="Arial" w:cs="Arial"/>
          <w:sz w:val="20"/>
          <w:szCs w:val="20"/>
          <w:lang w:val="en"/>
        </w:rPr>
      </w:pPr>
      <w:r w:rsidRPr="00083BE3">
        <w:rPr>
          <w:rFonts w:ascii="Arial" w:hAnsi="Arial" w:cs="Arial"/>
          <w:sz w:val="20"/>
          <w:szCs w:val="20"/>
          <w:lang w:val="en"/>
        </w:rPr>
        <w:t xml:space="preserve">The strengths of this study included the </w:t>
      </w:r>
      <w:commentRangeStart w:id="173"/>
      <w:del w:id="174" w:author="Phillips, Patrick" w:date="2023-01-13T12:24:00Z">
        <w:r w:rsidRPr="00083BE3" w:rsidDel="007D3369">
          <w:rPr>
            <w:rFonts w:ascii="Arial" w:hAnsi="Arial" w:cs="Arial"/>
            <w:sz w:val="20"/>
            <w:szCs w:val="20"/>
            <w:lang w:val="en"/>
          </w:rPr>
          <w:delText xml:space="preserve">exceptionally </w:delText>
        </w:r>
      </w:del>
      <w:commentRangeEnd w:id="173"/>
      <w:ins w:id="175" w:author="Phillips, Patrick" w:date="2023-01-13T12:24:00Z">
        <w:r w:rsidR="007D3369">
          <w:rPr>
            <w:rFonts w:ascii="Arial" w:hAnsi="Arial" w:cs="Arial"/>
            <w:sz w:val="20"/>
            <w:szCs w:val="20"/>
            <w:lang w:val="en"/>
          </w:rPr>
          <w:t>atypically</w:t>
        </w:r>
        <w:r w:rsidR="007D3369" w:rsidRPr="00083BE3">
          <w:rPr>
            <w:rFonts w:ascii="Arial" w:hAnsi="Arial" w:cs="Arial"/>
            <w:sz w:val="20"/>
            <w:szCs w:val="20"/>
            <w:lang w:val="en"/>
          </w:rPr>
          <w:t xml:space="preserve"> </w:t>
        </w:r>
      </w:ins>
      <w:ins w:id="176" w:author="Phillips, Patrick" w:date="2023-01-17T11:08:00Z">
        <w:r w:rsidR="00F2581D">
          <w:rPr>
            <w:rStyle w:val="CommentReference"/>
          </w:rPr>
          <w:commentReference w:id="173"/>
        </w:r>
      </w:ins>
      <w:r w:rsidR="00267061">
        <w:rPr>
          <w:rFonts w:ascii="Arial" w:hAnsi="Arial" w:cs="Arial"/>
          <w:sz w:val="20"/>
          <w:szCs w:val="20"/>
          <w:lang w:val="en"/>
        </w:rPr>
        <w:t>l</w:t>
      </w:r>
      <w:r w:rsidRPr="00083BE3">
        <w:rPr>
          <w:rFonts w:ascii="Arial" w:hAnsi="Arial" w:cs="Arial"/>
          <w:sz w:val="20"/>
          <w:szCs w:val="20"/>
          <w:lang w:val="en"/>
        </w:rPr>
        <w:t xml:space="preserve">arge study size, diverse racial makeup, breadth of covariates collected, and the remarkable consistency in study implementation across 13 countries and 34 sites. However, there was </w:t>
      </w:r>
      <w:commentRangeStart w:id="177"/>
      <w:del w:id="178" w:author="Chang, Vincent" w:date="2023-01-17T11:08:00Z">
        <w:r w:rsidRPr="00083BE3">
          <w:rPr>
            <w:rFonts w:ascii="Arial" w:hAnsi="Arial" w:cs="Arial"/>
            <w:sz w:val="20"/>
            <w:szCs w:val="20"/>
            <w:lang w:val="en"/>
          </w:rPr>
          <w:delText>one</w:delText>
        </w:r>
        <w:commentRangeEnd w:id="177"/>
        <w:r w:rsidR="00F2581D">
          <w:rPr>
            <w:rStyle w:val="CommentReference"/>
          </w:rPr>
          <w:commentReference w:id="177"/>
        </w:r>
      </w:del>
      <w:ins w:id="179" w:author="Chang, Vincent" w:date="2023-01-17T11:08:00Z">
        <w:r w:rsidR="00267061">
          <w:rPr>
            <w:rFonts w:ascii="Arial" w:hAnsi="Arial" w:cs="Arial"/>
            <w:sz w:val="20"/>
            <w:szCs w:val="20"/>
            <w:lang w:val="en"/>
          </w:rPr>
          <w:t>a</w:t>
        </w:r>
      </w:ins>
      <w:r w:rsidRPr="00083BE3">
        <w:rPr>
          <w:rFonts w:ascii="Arial" w:hAnsi="Arial" w:cs="Arial"/>
          <w:sz w:val="20"/>
          <w:szCs w:val="20"/>
          <w:lang w:val="en"/>
        </w:rPr>
        <w:t xml:space="preserve"> major limitation in the analysis. High between subject variability is a well-known issue with rifamycin dosing, and although the study was conducted vigorously and robustly there remains substantial unexplained variability. The three covariates, HIV status, sex, and race only explain 25% of the between subjected variability in bioavailability and 15% in apparent clearance.  Pending pharmacogenomic analyses may explain additional variability.</w:t>
      </w:r>
    </w:p>
    <w:p w14:paraId="3AAD7B5A" w14:textId="2C6207EF" w:rsidR="002B244F" w:rsidRDefault="002B244F" w:rsidP="00801D45">
      <w:pPr>
        <w:spacing w:line="480" w:lineRule="auto"/>
        <w:rPr>
          <w:rFonts w:ascii="Arial" w:hAnsi="Arial" w:cs="Arial"/>
          <w:sz w:val="20"/>
          <w:szCs w:val="20"/>
        </w:rPr>
      </w:pPr>
    </w:p>
    <w:p w14:paraId="412267CF" w14:textId="2334CD1C" w:rsidR="00CE6432" w:rsidRDefault="002B244F" w:rsidP="00CE6432">
      <w:pPr>
        <w:spacing w:line="480" w:lineRule="auto"/>
        <w:rPr>
          <w:rFonts w:ascii="Arial" w:hAnsi="Arial" w:cs="Arial"/>
          <w:sz w:val="20"/>
          <w:szCs w:val="20"/>
        </w:rPr>
      </w:pPr>
      <w:r>
        <w:rPr>
          <w:rFonts w:ascii="Arial" w:hAnsi="Arial" w:cs="Arial"/>
          <w:sz w:val="20"/>
          <w:szCs w:val="20"/>
        </w:rPr>
        <w:t xml:space="preserve">In </w:t>
      </w:r>
      <w:r w:rsidR="00851543">
        <w:rPr>
          <w:rFonts w:ascii="Arial" w:hAnsi="Arial" w:cs="Arial"/>
          <w:sz w:val="20"/>
          <w:szCs w:val="20"/>
        </w:rPr>
        <w:t>conclusion,</w:t>
      </w:r>
      <w:r>
        <w:rPr>
          <w:rFonts w:ascii="Arial" w:hAnsi="Arial" w:cs="Arial"/>
          <w:sz w:val="20"/>
          <w:szCs w:val="20"/>
        </w:rPr>
        <w:t xml:space="preserve"> we have modeled </w:t>
      </w:r>
      <w:ins w:id="180" w:author="Phillips, Patrick" w:date="2023-01-13T12:25:00Z">
        <w:r w:rsidR="007D3369">
          <w:rPr>
            <w:rFonts w:ascii="Arial" w:hAnsi="Arial" w:cs="Arial"/>
            <w:sz w:val="20"/>
            <w:szCs w:val="20"/>
          </w:rPr>
          <w:t xml:space="preserve">characterized rifapentine PK in </w:t>
        </w:r>
      </w:ins>
      <w:r>
        <w:rPr>
          <w:rFonts w:ascii="Arial" w:hAnsi="Arial" w:cs="Arial"/>
          <w:sz w:val="20"/>
          <w:szCs w:val="20"/>
        </w:rPr>
        <w:t xml:space="preserve">the largest rifapentine </w:t>
      </w:r>
      <w:r w:rsidR="009214BC">
        <w:rPr>
          <w:rFonts w:ascii="Arial" w:hAnsi="Arial" w:cs="Arial"/>
          <w:sz w:val="20"/>
          <w:szCs w:val="20"/>
        </w:rPr>
        <w:t xml:space="preserve">PK </w:t>
      </w:r>
      <w:r>
        <w:rPr>
          <w:rFonts w:ascii="Arial" w:hAnsi="Arial" w:cs="Arial"/>
          <w:sz w:val="20"/>
          <w:szCs w:val="20"/>
        </w:rPr>
        <w:t xml:space="preserve">dataset to date. </w:t>
      </w:r>
      <w:commentRangeStart w:id="181"/>
      <w:r w:rsidR="00CE36F9">
        <w:rPr>
          <w:rFonts w:ascii="Arial" w:hAnsi="Arial" w:cs="Arial"/>
          <w:sz w:val="20"/>
          <w:szCs w:val="20"/>
        </w:rPr>
        <w:t>We have previously shown that r</w:t>
      </w:r>
      <w:r w:rsidR="007F0E54">
        <w:rPr>
          <w:rFonts w:ascii="Arial" w:hAnsi="Arial" w:cs="Arial"/>
          <w:sz w:val="20"/>
          <w:szCs w:val="20"/>
        </w:rPr>
        <w:t>ifapentine exposure is the single most significant predictor for treatment failure and bacteriological relapse</w:t>
      </w:r>
      <w:r w:rsidR="00CE36F9">
        <w:rPr>
          <w:rFonts w:ascii="Arial" w:hAnsi="Arial" w:cs="Arial"/>
          <w:sz w:val="20"/>
          <w:szCs w:val="20"/>
        </w:rPr>
        <w:t xml:space="preserve"> in participants receiving the </w:t>
      </w:r>
      <w:r w:rsidR="00655DD8">
        <w:rPr>
          <w:rFonts w:ascii="Arial" w:hAnsi="Arial" w:cs="Arial"/>
          <w:sz w:val="20"/>
          <w:szCs w:val="20"/>
        </w:rPr>
        <w:t xml:space="preserve">novel 4-month </w:t>
      </w:r>
      <w:r w:rsidR="00CE36F9">
        <w:rPr>
          <w:rFonts w:ascii="Arial" w:hAnsi="Arial" w:cs="Arial"/>
          <w:sz w:val="20"/>
          <w:szCs w:val="20"/>
        </w:rPr>
        <w:t>rifapentine-moxifloxacin regimen</w:t>
      </w:r>
      <w:r w:rsidR="00952284">
        <w:rPr>
          <w:rFonts w:ascii="Arial" w:hAnsi="Arial" w:cs="Arial"/>
          <w:sz w:val="20"/>
          <w:szCs w:val="20"/>
        </w:rPr>
        <w:t xml:space="preserve">. </w:t>
      </w:r>
      <w:r w:rsidR="00952284" w:rsidRPr="00952284">
        <w:rPr>
          <w:rFonts w:ascii="Arial" w:hAnsi="Arial" w:cs="Arial"/>
          <w:sz w:val="20"/>
          <w:szCs w:val="20"/>
          <w:lang w:val="en"/>
        </w:rPr>
        <w:t>Whereas the 4 month regimen was successful, further optimized dosing may lead to additional advances in cure rates, especially in selected populations, or further treatment shortening broadly.</w:t>
      </w:r>
      <w:r w:rsidR="005F7209">
        <w:rPr>
          <w:rFonts w:ascii="Arial" w:hAnsi="Arial" w:cs="Arial"/>
          <w:sz w:val="20"/>
          <w:szCs w:val="20"/>
        </w:rPr>
        <w:t xml:space="preserve"> </w:t>
      </w:r>
      <w:commentRangeEnd w:id="181"/>
      <w:r w:rsidR="007D3369">
        <w:rPr>
          <w:rStyle w:val="CommentReference"/>
        </w:rPr>
        <w:commentReference w:id="181"/>
      </w:r>
      <w:r w:rsidR="00CE6432">
        <w:rPr>
          <w:rFonts w:ascii="Arial" w:hAnsi="Arial" w:cs="Arial"/>
          <w:sz w:val="20"/>
          <w:szCs w:val="20"/>
        </w:rPr>
        <w:t>O</w:t>
      </w:r>
      <w:r w:rsidR="00CE6432" w:rsidRPr="00845967">
        <w:rPr>
          <w:rFonts w:ascii="Arial" w:hAnsi="Arial" w:cs="Arial"/>
          <w:sz w:val="20"/>
          <w:szCs w:val="20"/>
        </w:rPr>
        <w:t>ur work suggest</w:t>
      </w:r>
      <w:r w:rsidR="00CE6432">
        <w:rPr>
          <w:rFonts w:ascii="Arial" w:hAnsi="Arial" w:cs="Arial"/>
          <w:sz w:val="20"/>
          <w:szCs w:val="20"/>
        </w:rPr>
        <w:t>s</w:t>
      </w:r>
      <w:r w:rsidR="00CE6432" w:rsidRPr="00845967">
        <w:rPr>
          <w:rFonts w:ascii="Arial" w:hAnsi="Arial" w:cs="Arial"/>
          <w:sz w:val="20"/>
          <w:szCs w:val="20"/>
        </w:rPr>
        <w:t xml:space="preserve"> increasing the flat-dose to 1500 mg or 1800 mg, which will increase </w:t>
      </w:r>
      <w:r w:rsidR="00CE6432">
        <w:rPr>
          <w:rFonts w:ascii="Arial" w:hAnsi="Arial" w:cs="Arial"/>
          <w:sz w:val="20"/>
          <w:szCs w:val="20"/>
        </w:rPr>
        <w:t xml:space="preserve">the </w:t>
      </w:r>
      <w:r w:rsidR="00CE6432" w:rsidRPr="00845967">
        <w:rPr>
          <w:rFonts w:ascii="Arial" w:hAnsi="Arial" w:cs="Arial"/>
          <w:sz w:val="20"/>
          <w:szCs w:val="20"/>
        </w:rPr>
        <w:t xml:space="preserve">proportion of patients who reach target exposures, especially in patients who are at high risk of low rifapentine exposures (male, Black/Mixed race, and/or participants living with HIV). At these higher doses, </w:t>
      </w:r>
      <w:commentRangeStart w:id="182"/>
      <w:commentRangeStart w:id="183"/>
      <w:commentRangeStart w:id="184"/>
      <w:r w:rsidR="00CE6432" w:rsidRPr="00845967">
        <w:rPr>
          <w:rFonts w:ascii="Arial" w:hAnsi="Arial" w:cs="Arial"/>
          <w:sz w:val="20"/>
          <w:szCs w:val="20"/>
        </w:rPr>
        <w:t xml:space="preserve">toxicity </w:t>
      </w:r>
      <w:r w:rsidR="00CE6432" w:rsidRPr="00845967">
        <w:rPr>
          <w:rFonts w:ascii="Arial" w:hAnsi="Arial" w:cs="Arial"/>
          <w:sz w:val="20"/>
          <w:szCs w:val="20"/>
        </w:rPr>
        <w:lastRenderedPageBreak/>
        <w:t xml:space="preserve">concerns are minimized </w:t>
      </w:r>
      <w:commentRangeEnd w:id="182"/>
      <w:commentRangeEnd w:id="184"/>
      <w:r w:rsidR="00E045D9">
        <w:rPr>
          <w:rStyle w:val="CommentReference"/>
        </w:rPr>
        <w:commentReference w:id="184"/>
      </w:r>
      <w:r w:rsidR="00A04D0A">
        <w:rPr>
          <w:rStyle w:val="CommentReference"/>
        </w:rPr>
        <w:commentReference w:id="182"/>
      </w:r>
      <w:commentRangeEnd w:id="183"/>
      <w:r w:rsidR="008D5D81">
        <w:rPr>
          <w:rStyle w:val="CommentReference"/>
        </w:rPr>
        <w:commentReference w:id="183"/>
      </w:r>
      <w:r w:rsidR="00CE6432" w:rsidRPr="00845967">
        <w:rPr>
          <w:rFonts w:ascii="Arial" w:hAnsi="Arial" w:cs="Arial"/>
          <w:sz w:val="20"/>
          <w:szCs w:val="20"/>
        </w:rPr>
        <w:t xml:space="preserve">because we did not identify </w:t>
      </w:r>
      <w:r w:rsidR="00751D85">
        <w:rPr>
          <w:rFonts w:ascii="Arial" w:hAnsi="Arial" w:cs="Arial"/>
          <w:sz w:val="20"/>
          <w:szCs w:val="20"/>
        </w:rPr>
        <w:t xml:space="preserve">any strong </w:t>
      </w:r>
      <w:r w:rsidR="00CE6432" w:rsidRPr="00845967">
        <w:rPr>
          <w:rFonts w:ascii="Arial" w:hAnsi="Arial" w:cs="Arial"/>
          <w:sz w:val="20"/>
          <w:szCs w:val="20"/>
        </w:rPr>
        <w:t xml:space="preserve">evidence </w:t>
      </w:r>
      <w:r w:rsidR="00655DD8">
        <w:rPr>
          <w:rFonts w:ascii="Arial" w:hAnsi="Arial" w:cs="Arial"/>
          <w:sz w:val="20"/>
          <w:szCs w:val="20"/>
        </w:rPr>
        <w:t xml:space="preserve">of </w:t>
      </w:r>
      <w:r w:rsidR="00CE6432" w:rsidRPr="00845967">
        <w:rPr>
          <w:rFonts w:ascii="Arial" w:hAnsi="Arial" w:cs="Arial"/>
          <w:sz w:val="20"/>
          <w:szCs w:val="20"/>
        </w:rPr>
        <w:t xml:space="preserve">increased safety outcomes with increased rifapentine exposure in the trial. </w:t>
      </w:r>
    </w:p>
    <w:p w14:paraId="582A8E9B" w14:textId="77777777" w:rsidR="00267061" w:rsidRPr="006D6240" w:rsidRDefault="00267061" w:rsidP="00267061">
      <w:pPr>
        <w:shd w:val="clear" w:color="auto" w:fill="FFFFFF"/>
        <w:spacing w:line="480" w:lineRule="auto"/>
        <w:rPr>
          <w:rFonts w:ascii="Arial" w:eastAsia="Times New Roman" w:hAnsi="Arial" w:cs="Arial"/>
          <w:b/>
        </w:rPr>
      </w:pPr>
    </w:p>
    <w:p w14:paraId="0057055D" w14:textId="56320517" w:rsidR="00F62A17" w:rsidRPr="00F62A17" w:rsidRDefault="00F62A17" w:rsidP="00CE6432">
      <w:pPr>
        <w:spacing w:line="480" w:lineRule="auto"/>
        <w:rPr>
          <w:del w:id="185" w:author="Chang, Vincent" w:date="2023-01-17T11:08:00Z"/>
          <w:rFonts w:ascii="Arial" w:hAnsi="Arial" w:cs="Arial"/>
          <w:b/>
          <w:bCs/>
          <w:sz w:val="20"/>
          <w:szCs w:val="20"/>
        </w:rPr>
      </w:pPr>
      <w:commentRangeStart w:id="186"/>
      <w:del w:id="187" w:author="Chang, Vincent" w:date="2023-01-17T11:08:00Z">
        <w:r w:rsidRPr="00F62A17">
          <w:rPr>
            <w:rFonts w:ascii="Arial" w:hAnsi="Arial" w:cs="Arial"/>
            <w:b/>
            <w:bCs/>
            <w:sz w:val="20"/>
            <w:szCs w:val="20"/>
          </w:rPr>
          <w:delText>Acknowledgements</w:delText>
        </w:r>
        <w:commentRangeEnd w:id="186"/>
        <w:r w:rsidR="00F2581D">
          <w:rPr>
            <w:rStyle w:val="CommentReference"/>
          </w:rPr>
          <w:commentReference w:id="186"/>
        </w:r>
      </w:del>
    </w:p>
    <w:p w14:paraId="73ADBEFA" w14:textId="77777777" w:rsidR="00267061" w:rsidRPr="00267061" w:rsidRDefault="00F62A17" w:rsidP="00267061">
      <w:pPr>
        <w:shd w:val="clear" w:color="auto" w:fill="FFFFFF"/>
        <w:spacing w:line="480" w:lineRule="auto"/>
        <w:rPr>
          <w:ins w:id="188" w:author="Chang, Vincent" w:date="2023-01-17T11:08:00Z"/>
          <w:rFonts w:ascii="Arial" w:eastAsia="Times New Roman" w:hAnsi="Arial" w:cs="Arial"/>
          <w:bCs/>
          <w:sz w:val="20"/>
          <w:szCs w:val="20"/>
        </w:rPr>
      </w:pPr>
      <w:del w:id="189" w:author="Chang, Vincent" w:date="2023-01-17T11:08:00Z">
        <w:r w:rsidRPr="00F62A17">
          <w:rPr>
            <w:rFonts w:ascii="Arial" w:hAnsi="Arial" w:cs="Arial"/>
            <w:sz w:val="20"/>
            <w:szCs w:val="20"/>
          </w:rPr>
          <w:delText xml:space="preserve">The </w:delText>
        </w:r>
      </w:del>
      <w:ins w:id="190" w:author="Chang, Vincent" w:date="2023-01-17T11:08:00Z">
        <w:r w:rsidR="00267061" w:rsidRPr="00267061">
          <w:rPr>
            <w:rFonts w:ascii="Arial" w:eastAsia="Times New Roman" w:hAnsi="Arial" w:cs="Arial"/>
            <w:b/>
            <w:sz w:val="20"/>
            <w:szCs w:val="20"/>
          </w:rPr>
          <w:t xml:space="preserve">Conflicts of Interest: </w:t>
        </w:r>
        <w:r w:rsidR="00267061" w:rsidRPr="00267061">
          <w:rPr>
            <w:rFonts w:ascii="Arial" w:eastAsia="Times New Roman" w:hAnsi="Arial" w:cs="Arial"/>
            <w:bCs/>
            <w:sz w:val="20"/>
            <w:szCs w:val="20"/>
          </w:rPr>
          <w:t xml:space="preserve">All </w:t>
        </w:r>
      </w:ins>
      <w:r w:rsidR="00267061" w:rsidRPr="00267061">
        <w:rPr>
          <w:rFonts w:ascii="Arial" w:eastAsia="Times New Roman" w:hAnsi="Arial" w:cs="Arial"/>
          <w:bCs/>
          <w:sz w:val="20"/>
          <w:szCs w:val="20"/>
        </w:rPr>
        <w:t xml:space="preserve">authors </w:t>
      </w:r>
      <w:del w:id="191" w:author="Chang, Vincent" w:date="2023-01-17T11:08:00Z">
        <w:r w:rsidRPr="00F62A17">
          <w:rPr>
            <w:rFonts w:ascii="Arial" w:hAnsi="Arial" w:cs="Arial"/>
            <w:sz w:val="20"/>
            <w:szCs w:val="20"/>
          </w:rPr>
          <w:delText>thank all of the study participants in each</w:delText>
        </w:r>
      </w:del>
      <w:ins w:id="192" w:author="Chang, Vincent" w:date="2023-01-17T11:08:00Z">
        <w:r w:rsidR="00267061" w:rsidRPr="00267061">
          <w:rPr>
            <w:rFonts w:ascii="Arial" w:eastAsia="Times New Roman" w:hAnsi="Arial" w:cs="Arial"/>
            <w:bCs/>
            <w:sz w:val="20"/>
            <w:szCs w:val="20"/>
          </w:rPr>
          <w:t>report no conflict</w:t>
        </w:r>
      </w:ins>
      <w:r w:rsidR="00267061" w:rsidRPr="00267061">
        <w:rPr>
          <w:rFonts w:ascii="Arial" w:eastAsia="Times New Roman" w:hAnsi="Arial" w:cs="Arial"/>
          <w:bCs/>
          <w:sz w:val="20"/>
          <w:szCs w:val="20"/>
        </w:rPr>
        <w:t xml:space="preserve"> of </w:t>
      </w:r>
      <w:del w:id="193" w:author="Chang, Vincent" w:date="2023-01-17T11:08:00Z">
        <w:r w:rsidRPr="00F62A17">
          <w:rPr>
            <w:rFonts w:ascii="Arial" w:hAnsi="Arial" w:cs="Arial"/>
            <w:sz w:val="20"/>
            <w:szCs w:val="20"/>
          </w:rPr>
          <w:delText>the clinical studies</w:delText>
        </w:r>
      </w:del>
      <w:ins w:id="194" w:author="Chang, Vincent" w:date="2023-01-17T11:08:00Z">
        <w:r w:rsidR="00267061" w:rsidRPr="00267061">
          <w:rPr>
            <w:rFonts w:ascii="Arial" w:eastAsia="Times New Roman" w:hAnsi="Arial" w:cs="Arial"/>
            <w:bCs/>
            <w:sz w:val="20"/>
            <w:szCs w:val="20"/>
          </w:rPr>
          <w:t>interest with respect to this work.</w:t>
        </w:r>
      </w:ins>
    </w:p>
    <w:p w14:paraId="6B846186" w14:textId="77777777" w:rsidR="00267061" w:rsidRPr="00267061" w:rsidRDefault="00267061" w:rsidP="00267061">
      <w:pPr>
        <w:shd w:val="clear" w:color="auto" w:fill="FFFFFF"/>
        <w:spacing w:line="480" w:lineRule="auto"/>
        <w:rPr>
          <w:ins w:id="195" w:author="Chang, Vincent" w:date="2023-01-17T11:08:00Z"/>
          <w:rFonts w:ascii="Arial" w:eastAsia="Times New Roman" w:hAnsi="Arial" w:cs="Arial"/>
          <w:sz w:val="20"/>
          <w:szCs w:val="20"/>
        </w:rPr>
      </w:pPr>
    </w:p>
    <w:p w14:paraId="509E3050" w14:textId="77777777" w:rsidR="00267061" w:rsidRPr="00267061" w:rsidRDefault="00267061" w:rsidP="00267061">
      <w:pPr>
        <w:spacing w:line="480" w:lineRule="auto"/>
        <w:rPr>
          <w:ins w:id="196" w:author="Chang, Vincent" w:date="2023-01-17T11:08:00Z"/>
          <w:rFonts w:ascii="Arial" w:hAnsi="Arial" w:cs="Arial"/>
          <w:sz w:val="20"/>
          <w:szCs w:val="20"/>
        </w:rPr>
      </w:pPr>
      <w:ins w:id="197" w:author="Chang, Vincent" w:date="2023-01-17T11:08:00Z">
        <w:r w:rsidRPr="00267061">
          <w:rPr>
            <w:rFonts w:ascii="Arial" w:eastAsia="Times New Roman" w:hAnsi="Arial" w:cs="Arial"/>
            <w:b/>
            <w:sz w:val="20"/>
            <w:szCs w:val="20"/>
          </w:rPr>
          <w:t xml:space="preserve">Funding: </w:t>
        </w:r>
        <w:r w:rsidRPr="00267061">
          <w:rPr>
            <w:rFonts w:ascii="Arial" w:hAnsi="Arial" w:cs="Arial"/>
            <w:sz w:val="20"/>
            <w:szCs w:val="20"/>
          </w:rPr>
          <w:t>Funding support</w:t>
        </w:r>
      </w:ins>
      <w:r w:rsidRPr="00267061">
        <w:rPr>
          <w:rFonts w:ascii="Arial" w:hAnsi="Arial" w:cs="Arial"/>
          <w:sz w:val="20"/>
          <w:szCs w:val="20"/>
        </w:rPr>
        <w:t xml:space="preserve"> for </w:t>
      </w:r>
      <w:del w:id="198" w:author="Chang, Vincent" w:date="2023-01-17T11:08:00Z">
        <w:r w:rsidR="00F62A17" w:rsidRPr="00F62A17">
          <w:rPr>
            <w:rFonts w:ascii="Arial" w:hAnsi="Arial" w:cs="Arial"/>
            <w:sz w:val="20"/>
            <w:szCs w:val="20"/>
          </w:rPr>
          <w:delText xml:space="preserve">their significant contributions. </w:delText>
        </w:r>
        <w:commentRangeStart w:id="199"/>
        <w:r w:rsidR="00F62A17" w:rsidRPr="00F62A17">
          <w:rPr>
            <w:rFonts w:ascii="Arial" w:hAnsi="Arial" w:cs="Arial"/>
            <w:sz w:val="20"/>
            <w:szCs w:val="20"/>
          </w:rPr>
          <w:delText xml:space="preserve">They also thank the networks for sharing the data with them, including the </w:delText>
        </w:r>
        <w:r w:rsidR="00F62A17">
          <w:rPr>
            <w:rFonts w:ascii="Arial" w:hAnsi="Arial" w:cs="Arial"/>
            <w:sz w:val="20"/>
            <w:szCs w:val="20"/>
          </w:rPr>
          <w:delText>United States</w:delText>
        </w:r>
      </w:del>
      <w:ins w:id="200" w:author="Chang, Vincent" w:date="2023-01-17T11:08:00Z">
        <w:r w:rsidRPr="00267061">
          <w:rPr>
            <w:rFonts w:ascii="Arial" w:hAnsi="Arial" w:cs="Arial"/>
            <w:sz w:val="20"/>
            <w:szCs w:val="20"/>
          </w:rPr>
          <w:t>this trial was provided by the U.S.</w:t>
        </w:r>
      </w:ins>
      <w:r w:rsidRPr="00267061">
        <w:rPr>
          <w:rFonts w:ascii="Arial" w:hAnsi="Arial" w:cs="Arial"/>
          <w:sz w:val="20"/>
          <w:szCs w:val="20"/>
        </w:rPr>
        <w:t xml:space="preserve"> Centers for Disease Control and Prevention</w:t>
      </w:r>
      <w:ins w:id="201" w:author="Chang, Vincent" w:date="2023-01-17T11:08:00Z">
        <w:r w:rsidRPr="00267061">
          <w:rPr>
            <w:rFonts w:ascii="Arial" w:hAnsi="Arial" w:cs="Arial"/>
            <w:sz w:val="20"/>
            <w:szCs w:val="20"/>
          </w:rPr>
          <w:t xml:space="preserve">, National Center for HIV/AIDS, Viral Hepatitis, STD, and TB Prevention, Division of Tuberculosis Elimination; and by the National Institute of Allergy and Infectious Diseases of the National Institutes of Health under Award Numbers UM1 AI068634, UM1 AI068636 and UM1 AI106701. </w:t>
        </w:r>
      </w:ins>
    </w:p>
    <w:p w14:paraId="5FB056C9" w14:textId="77777777" w:rsidR="00267061" w:rsidRPr="00267061" w:rsidRDefault="00267061" w:rsidP="00267061">
      <w:pPr>
        <w:shd w:val="clear" w:color="auto" w:fill="FFFFFF"/>
        <w:spacing w:line="480" w:lineRule="auto"/>
        <w:rPr>
          <w:ins w:id="202" w:author="Chang, Vincent" w:date="2023-01-17T11:08:00Z"/>
          <w:rFonts w:ascii="Arial" w:eastAsia="Times New Roman" w:hAnsi="Arial" w:cs="Arial"/>
          <w:b/>
          <w:sz w:val="20"/>
          <w:szCs w:val="20"/>
        </w:rPr>
      </w:pPr>
      <w:ins w:id="203" w:author="Chang, Vincent" w:date="2023-01-17T11:08:00Z">
        <w:r w:rsidRPr="00267061">
          <w:rPr>
            <w:rFonts w:ascii="Arial" w:hAnsi="Arial" w:cs="Arial"/>
            <w:sz w:val="20"/>
            <w:szCs w:val="20"/>
          </w:rPr>
          <w:t xml:space="preserve">Sanofi (Paris, France, and Bridgewater, New Jersey, USA) donated rifapentine and all other study drugs, supported shipping of study drugs to all sites, and provided funding support for pharmacokinetic testing and preparation of the final Clinical Study in this collaborative study. </w:t>
        </w:r>
      </w:ins>
    </w:p>
    <w:p w14:paraId="0AFE422D" w14:textId="77777777" w:rsidR="00267061" w:rsidRPr="00267061" w:rsidRDefault="00267061" w:rsidP="00267061">
      <w:pPr>
        <w:spacing w:line="480" w:lineRule="auto"/>
        <w:rPr>
          <w:ins w:id="204" w:author="Chang, Vincent" w:date="2023-01-17T11:08:00Z"/>
          <w:rFonts w:ascii="Arial" w:hAnsi="Arial" w:cs="Arial"/>
          <w:sz w:val="20"/>
          <w:szCs w:val="20"/>
        </w:rPr>
      </w:pPr>
    </w:p>
    <w:p w14:paraId="573D7410" w14:textId="77777777" w:rsidR="00267061" w:rsidRPr="00267061" w:rsidRDefault="00267061" w:rsidP="00267061">
      <w:pPr>
        <w:spacing w:line="480" w:lineRule="auto"/>
        <w:rPr>
          <w:ins w:id="205" w:author="Chang, Vincent" w:date="2023-01-17T11:08:00Z"/>
          <w:rFonts w:ascii="Arial" w:hAnsi="Arial" w:cs="Arial"/>
          <w:b/>
          <w:bCs/>
          <w:sz w:val="20"/>
          <w:szCs w:val="20"/>
        </w:rPr>
      </w:pPr>
      <w:ins w:id="206" w:author="Chang, Vincent" w:date="2023-01-17T11:08:00Z">
        <w:r w:rsidRPr="00267061">
          <w:rPr>
            <w:rFonts w:ascii="Arial" w:hAnsi="Arial" w:cs="Arial"/>
            <w:b/>
            <w:bCs/>
            <w:sz w:val="20"/>
            <w:szCs w:val="20"/>
          </w:rPr>
          <w:t>Acknowledgments</w:t>
        </w:r>
      </w:ins>
    </w:p>
    <w:p w14:paraId="6B9A8119" w14:textId="77777777" w:rsidR="00267061" w:rsidRPr="00267061" w:rsidRDefault="00267061" w:rsidP="00267061">
      <w:pPr>
        <w:spacing w:line="480" w:lineRule="auto"/>
        <w:rPr>
          <w:ins w:id="207" w:author="Chang, Vincent" w:date="2023-01-17T11:08:00Z"/>
          <w:rFonts w:ascii="Arial" w:hAnsi="Arial" w:cs="Arial"/>
          <w:sz w:val="20"/>
          <w:szCs w:val="20"/>
        </w:rPr>
      </w:pPr>
      <w:ins w:id="208" w:author="Chang, Vincent" w:date="2023-01-17T11:08:00Z">
        <w:r w:rsidRPr="00267061">
          <w:rPr>
            <w:rFonts w:ascii="Arial" w:hAnsi="Arial" w:cs="Arial"/>
            <w:sz w:val="20"/>
            <w:szCs w:val="20"/>
          </w:rPr>
          <w:t>We are grateful to the study participants who contributed their time to this trial and site and local TB program staff who assisted in the clinical management of study participants. Support from Lara Hosey, clinical trials specialist, Richard Hafner, DAIDS medical officer, Kristine Coughlin, data manager, Akbar Shahkolahi, international program specialist, and Christopher Lane, laboratory technologist is also appreciated. We thank Phil LoBue, Carla Winston and Jonathan Mermin for continued support of the TBTC within the CDC; Westat, Inc and PPD, Inc for on-site monitoring.</w:t>
        </w:r>
      </w:ins>
    </w:p>
    <w:p w14:paraId="21577C84" w14:textId="77777777" w:rsidR="00267061" w:rsidRPr="00267061" w:rsidRDefault="00267061" w:rsidP="00267061">
      <w:pPr>
        <w:spacing w:line="480" w:lineRule="auto"/>
        <w:rPr>
          <w:ins w:id="209" w:author="Chang, Vincent" w:date="2023-01-17T11:08:00Z"/>
          <w:rFonts w:ascii="Arial" w:hAnsi="Arial" w:cs="Arial"/>
          <w:b/>
          <w:sz w:val="20"/>
          <w:szCs w:val="20"/>
        </w:rPr>
      </w:pPr>
    </w:p>
    <w:p w14:paraId="3450A51A" w14:textId="77777777" w:rsidR="00267061" w:rsidRPr="00267061" w:rsidRDefault="00267061" w:rsidP="00267061">
      <w:pPr>
        <w:spacing w:line="480" w:lineRule="auto"/>
        <w:rPr>
          <w:rFonts w:ascii="Arial" w:hAnsi="Arial" w:cs="Arial"/>
          <w:sz w:val="20"/>
          <w:szCs w:val="20"/>
        </w:rPr>
      </w:pPr>
      <w:ins w:id="210" w:author="Chang, Vincent" w:date="2023-01-17T11:08:00Z">
        <w:r w:rsidRPr="00267061">
          <w:rPr>
            <w:rFonts w:ascii="Arial" w:hAnsi="Arial" w:cs="Arial"/>
            <w:b/>
            <w:sz w:val="20"/>
            <w:szCs w:val="20"/>
          </w:rPr>
          <w:t>Consortium Identifiers:</w:t>
        </w:r>
      </w:ins>
      <w:r w:rsidRPr="00267061">
        <w:rPr>
          <w:rFonts w:ascii="Arial" w:hAnsi="Arial" w:cs="Arial"/>
          <w:b/>
          <w:sz w:val="20"/>
          <w:szCs w:val="20"/>
        </w:rPr>
        <w:t xml:space="preserve"> </w:t>
      </w:r>
      <w:r w:rsidRPr="00267061">
        <w:rPr>
          <w:rFonts w:ascii="Arial" w:hAnsi="Arial" w:cs="Arial"/>
          <w:sz w:val="20"/>
          <w:szCs w:val="20"/>
        </w:rPr>
        <w:t>Tuberculosis Trials Consortium</w:t>
      </w:r>
      <w:del w:id="211" w:author="Chang, Vincent" w:date="2023-01-17T11:08:00Z">
        <w:r w:rsidR="00F62A17" w:rsidRPr="00F62A17">
          <w:rPr>
            <w:rFonts w:ascii="Arial" w:hAnsi="Arial" w:cs="Arial"/>
            <w:sz w:val="20"/>
            <w:szCs w:val="20"/>
          </w:rPr>
          <w:delText>,</w:delText>
        </w:r>
      </w:del>
      <w:ins w:id="212" w:author="Chang, Vincent" w:date="2023-01-17T11:08:00Z">
        <w:r w:rsidRPr="00267061">
          <w:rPr>
            <w:rFonts w:ascii="Arial" w:hAnsi="Arial" w:cs="Arial"/>
            <w:sz w:val="20"/>
            <w:szCs w:val="20"/>
          </w:rPr>
          <w:t xml:space="preserve"> Study 31.</w:t>
        </w:r>
      </w:ins>
      <w:r w:rsidRPr="00267061">
        <w:rPr>
          <w:rFonts w:ascii="Arial" w:hAnsi="Arial" w:cs="Arial"/>
          <w:sz w:val="20"/>
          <w:szCs w:val="20"/>
        </w:rPr>
        <w:t xml:space="preserve"> AIDS Clinical Trials Group</w:t>
      </w:r>
      <w:del w:id="213" w:author="Chang, Vincent" w:date="2023-01-17T11:08:00Z">
        <w:r w:rsidR="00F62A17">
          <w:rPr>
            <w:rFonts w:ascii="Arial" w:hAnsi="Arial" w:cs="Arial"/>
            <w:sz w:val="20"/>
            <w:szCs w:val="20"/>
          </w:rPr>
          <w:delText>.</w:delText>
        </w:r>
        <w:commentRangeEnd w:id="199"/>
        <w:r w:rsidR="00F2581D">
          <w:rPr>
            <w:rStyle w:val="CommentReference"/>
          </w:rPr>
          <w:commentReference w:id="199"/>
        </w:r>
      </w:del>
      <w:ins w:id="214" w:author="Chang, Vincent" w:date="2023-01-17T11:08:00Z">
        <w:r w:rsidRPr="00267061">
          <w:rPr>
            <w:rFonts w:ascii="Arial" w:hAnsi="Arial" w:cs="Arial"/>
            <w:sz w:val="20"/>
            <w:szCs w:val="20"/>
          </w:rPr>
          <w:t xml:space="preserve"> A5349</w:t>
        </w:r>
      </w:ins>
    </w:p>
    <w:p w14:paraId="14DAA56C" w14:textId="77777777" w:rsidR="00267061" w:rsidRPr="00267061" w:rsidRDefault="00267061" w:rsidP="00267061">
      <w:pPr>
        <w:spacing w:line="480" w:lineRule="auto"/>
        <w:rPr>
          <w:ins w:id="215" w:author="Chang, Vincent" w:date="2023-01-17T11:08:00Z"/>
          <w:rFonts w:ascii="Arial" w:hAnsi="Arial" w:cs="Arial"/>
          <w:b/>
          <w:sz w:val="20"/>
          <w:szCs w:val="20"/>
        </w:rPr>
      </w:pPr>
    </w:p>
    <w:p w14:paraId="2308E4F2" w14:textId="77777777" w:rsidR="00267061" w:rsidRPr="00267061" w:rsidRDefault="00267061" w:rsidP="00267061">
      <w:pPr>
        <w:spacing w:line="480" w:lineRule="auto"/>
        <w:rPr>
          <w:ins w:id="216" w:author="Chang, Vincent" w:date="2023-01-17T11:08:00Z"/>
          <w:rFonts w:ascii="Arial" w:hAnsi="Arial" w:cs="Arial"/>
          <w:b/>
          <w:sz w:val="20"/>
          <w:szCs w:val="20"/>
        </w:rPr>
      </w:pPr>
      <w:ins w:id="217" w:author="Chang, Vincent" w:date="2023-01-17T11:08:00Z">
        <w:r w:rsidRPr="00267061">
          <w:rPr>
            <w:rFonts w:ascii="Arial" w:hAnsi="Arial" w:cs="Arial"/>
            <w:b/>
            <w:sz w:val="20"/>
            <w:szCs w:val="20"/>
          </w:rPr>
          <w:t xml:space="preserve">Disclaimer </w:t>
        </w:r>
      </w:ins>
    </w:p>
    <w:p w14:paraId="2743E10C" w14:textId="77777777" w:rsidR="00267061" w:rsidRPr="00267061" w:rsidRDefault="00267061" w:rsidP="00267061">
      <w:pPr>
        <w:spacing w:line="480" w:lineRule="auto"/>
        <w:rPr>
          <w:ins w:id="218" w:author="Chang, Vincent" w:date="2023-01-17T11:08:00Z"/>
          <w:rFonts w:ascii="Arial" w:hAnsi="Arial" w:cs="Arial"/>
          <w:sz w:val="20"/>
          <w:szCs w:val="20"/>
        </w:rPr>
      </w:pPr>
      <w:ins w:id="219" w:author="Chang, Vincent" w:date="2023-01-17T11:08:00Z">
        <w:r w:rsidRPr="00267061">
          <w:rPr>
            <w:rFonts w:ascii="Arial" w:hAnsi="Arial" w:cs="Arial"/>
            <w:sz w:val="20"/>
            <w:szCs w:val="20"/>
          </w:rPr>
          <w:t>The contents of this report are solely the responsibility of the authors and do not necessarily represent the official views of the Centers for Disease Control and Prevention (CDC), the National Institute of Allergy and Infectious Diseases, or the U.S. Department of Health and Human Services.</w:t>
        </w:r>
      </w:ins>
    </w:p>
    <w:p w14:paraId="721D479F" w14:textId="77777777" w:rsidR="00267061" w:rsidRPr="00267061" w:rsidRDefault="00267061" w:rsidP="00267061">
      <w:pPr>
        <w:spacing w:line="480" w:lineRule="auto"/>
        <w:rPr>
          <w:ins w:id="220" w:author="Chang, Vincent" w:date="2023-01-17T11:08:00Z"/>
          <w:rFonts w:ascii="Arial" w:hAnsi="Arial" w:cs="Arial"/>
          <w:sz w:val="20"/>
          <w:szCs w:val="20"/>
        </w:rPr>
      </w:pPr>
    </w:p>
    <w:p w14:paraId="68519CCA" w14:textId="77777777" w:rsidR="00267061" w:rsidRPr="00267061" w:rsidRDefault="00267061" w:rsidP="00267061">
      <w:pPr>
        <w:spacing w:line="480" w:lineRule="auto"/>
        <w:rPr>
          <w:ins w:id="221" w:author="Chang, Vincent" w:date="2023-01-17T11:08:00Z"/>
          <w:rFonts w:ascii="Arial" w:hAnsi="Arial" w:cs="Arial"/>
          <w:b/>
          <w:sz w:val="20"/>
          <w:szCs w:val="20"/>
        </w:rPr>
      </w:pPr>
    </w:p>
    <w:p w14:paraId="1DF8DF4E" w14:textId="77777777" w:rsidR="00267061" w:rsidRPr="00267061" w:rsidRDefault="00267061" w:rsidP="00267061">
      <w:pPr>
        <w:spacing w:line="480" w:lineRule="auto"/>
        <w:rPr>
          <w:ins w:id="222" w:author="Chang, Vincent" w:date="2023-01-17T11:08:00Z"/>
          <w:rFonts w:ascii="Arial" w:hAnsi="Arial" w:cs="Arial"/>
          <w:b/>
          <w:sz w:val="20"/>
          <w:szCs w:val="20"/>
        </w:rPr>
      </w:pPr>
      <w:ins w:id="223" w:author="Chang, Vincent" w:date="2023-01-17T11:08:00Z">
        <w:r w:rsidRPr="00267061">
          <w:rPr>
            <w:rFonts w:ascii="Arial" w:hAnsi="Arial" w:cs="Arial"/>
            <w:b/>
            <w:sz w:val="20"/>
            <w:szCs w:val="20"/>
          </w:rPr>
          <w:lastRenderedPageBreak/>
          <w:t>Declaration of conflicting interests</w:t>
        </w:r>
      </w:ins>
    </w:p>
    <w:p w14:paraId="6F9B78B8" w14:textId="77777777" w:rsidR="00267061" w:rsidRPr="00267061" w:rsidRDefault="00267061" w:rsidP="00267061">
      <w:pPr>
        <w:spacing w:line="480" w:lineRule="auto"/>
        <w:rPr>
          <w:ins w:id="224" w:author="Chang, Vincent" w:date="2023-01-17T11:08:00Z"/>
          <w:rFonts w:ascii="Arial" w:hAnsi="Arial" w:cs="Arial"/>
          <w:sz w:val="20"/>
          <w:szCs w:val="20"/>
        </w:rPr>
      </w:pPr>
      <w:ins w:id="225" w:author="Chang, Vincent" w:date="2023-01-17T11:08:00Z">
        <w:r w:rsidRPr="00267061">
          <w:rPr>
            <w:rFonts w:ascii="Arial" w:hAnsi="Arial" w:cs="Arial"/>
            <w:sz w:val="20"/>
            <w:szCs w:val="20"/>
          </w:rPr>
          <w:t>The authorship team members have declared any potential conflicts of interest with respect to the research, authorship, and/or publication of this article. Sanofi commercial interests did not influence the study design; the collection, analysis, or interpretation of data; the preparation of this manuscript; or the decision to submit this manuscript for publication.  A Sanofi technical expert served on the protocol team.</w:t>
        </w:r>
      </w:ins>
    </w:p>
    <w:p w14:paraId="3A730C53" w14:textId="77777777" w:rsidR="00267061" w:rsidRPr="00267061" w:rsidRDefault="00267061" w:rsidP="00267061">
      <w:pPr>
        <w:spacing w:line="480" w:lineRule="auto"/>
        <w:ind w:left="720"/>
        <w:rPr>
          <w:ins w:id="226" w:author="Chang, Vincent" w:date="2023-01-17T11:08:00Z"/>
          <w:rFonts w:ascii="Arial" w:hAnsi="Arial" w:cs="Arial"/>
          <w:sz w:val="20"/>
          <w:szCs w:val="20"/>
        </w:rPr>
      </w:pPr>
    </w:p>
    <w:p w14:paraId="6AACB221" w14:textId="77777777" w:rsidR="00267061" w:rsidRPr="00267061" w:rsidRDefault="00267061" w:rsidP="00267061">
      <w:pPr>
        <w:spacing w:line="480" w:lineRule="auto"/>
        <w:rPr>
          <w:ins w:id="227" w:author="Chang, Vincent" w:date="2023-01-17T11:08:00Z"/>
          <w:rFonts w:ascii="Arial" w:hAnsi="Arial" w:cs="Arial"/>
          <w:b/>
          <w:sz w:val="20"/>
          <w:szCs w:val="20"/>
        </w:rPr>
      </w:pPr>
      <w:ins w:id="228" w:author="Chang, Vincent" w:date="2023-01-17T11:08:00Z">
        <w:r w:rsidRPr="00267061">
          <w:rPr>
            <w:rFonts w:ascii="Arial" w:hAnsi="Arial" w:cs="Arial"/>
            <w:b/>
            <w:sz w:val="20"/>
            <w:szCs w:val="20"/>
          </w:rPr>
          <w:t xml:space="preserve">Ethical Approval </w:t>
        </w:r>
      </w:ins>
    </w:p>
    <w:p w14:paraId="7E3A7DFE" w14:textId="77777777" w:rsidR="00267061" w:rsidRPr="00267061" w:rsidRDefault="00267061" w:rsidP="00267061">
      <w:pPr>
        <w:spacing w:line="480" w:lineRule="auto"/>
        <w:rPr>
          <w:ins w:id="229" w:author="Chang, Vincent" w:date="2023-01-17T11:08:00Z"/>
          <w:rFonts w:ascii="Arial" w:hAnsi="Arial" w:cs="Arial"/>
          <w:sz w:val="20"/>
          <w:szCs w:val="20"/>
        </w:rPr>
      </w:pPr>
      <w:ins w:id="230" w:author="Chang, Vincent" w:date="2023-01-17T11:08:00Z">
        <w:r w:rsidRPr="00267061">
          <w:rPr>
            <w:rFonts w:ascii="Arial" w:hAnsi="Arial" w:cs="Arial"/>
            <w:sz w:val="20"/>
            <w:szCs w:val="20"/>
          </w:rPr>
          <w:t xml:space="preserve">The trial was approved by the U.S. CDC Institutional Review Board (IRB). Each participating institution provided for the review and approval of this protocol and its informed consent documents by a local IRB or ethics committee or relied formally on the U.S. CDC IRB approval </w:t>
        </w:r>
      </w:ins>
    </w:p>
    <w:p w14:paraId="25006998" w14:textId="77777777" w:rsidR="00267061" w:rsidRPr="00267061" w:rsidRDefault="00267061" w:rsidP="00267061">
      <w:pPr>
        <w:spacing w:line="480" w:lineRule="auto"/>
        <w:ind w:left="720"/>
        <w:rPr>
          <w:ins w:id="231" w:author="Chang, Vincent" w:date="2023-01-17T11:08:00Z"/>
          <w:rFonts w:ascii="Arial" w:hAnsi="Arial" w:cs="Arial"/>
          <w:b/>
          <w:sz w:val="20"/>
          <w:szCs w:val="20"/>
        </w:rPr>
      </w:pPr>
    </w:p>
    <w:p w14:paraId="1BDFAA7D" w14:textId="77777777" w:rsidR="00267061" w:rsidRPr="00267061" w:rsidRDefault="00267061" w:rsidP="00267061">
      <w:pPr>
        <w:spacing w:line="480" w:lineRule="auto"/>
        <w:rPr>
          <w:ins w:id="232" w:author="Chang, Vincent" w:date="2023-01-17T11:08:00Z"/>
          <w:rFonts w:ascii="Arial" w:hAnsi="Arial" w:cs="Arial"/>
          <w:sz w:val="20"/>
          <w:szCs w:val="20"/>
        </w:rPr>
      </w:pPr>
      <w:ins w:id="233" w:author="Chang, Vincent" w:date="2023-01-17T11:08:00Z">
        <w:r w:rsidRPr="00267061">
          <w:rPr>
            <w:rFonts w:ascii="Arial" w:hAnsi="Arial" w:cs="Arial"/>
            <w:b/>
            <w:sz w:val="20"/>
            <w:szCs w:val="20"/>
          </w:rPr>
          <w:t xml:space="preserve">FDA IND Number: </w:t>
        </w:r>
        <w:r w:rsidRPr="00267061">
          <w:rPr>
            <w:rFonts w:ascii="Arial" w:hAnsi="Arial" w:cs="Arial"/>
            <w:sz w:val="20"/>
            <w:szCs w:val="20"/>
          </w:rPr>
          <w:t>46,954.</w:t>
        </w:r>
      </w:ins>
    </w:p>
    <w:p w14:paraId="6E9C2EB6" w14:textId="77777777" w:rsidR="00267061" w:rsidRPr="00267061" w:rsidRDefault="00267061" w:rsidP="00267061">
      <w:pPr>
        <w:spacing w:line="480" w:lineRule="auto"/>
        <w:rPr>
          <w:ins w:id="234" w:author="Chang, Vincent" w:date="2023-01-17T11:08:00Z"/>
          <w:rFonts w:ascii="Arial" w:hAnsi="Arial" w:cs="Arial"/>
          <w:bCs/>
          <w:iCs/>
          <w:sz w:val="20"/>
          <w:szCs w:val="20"/>
        </w:rPr>
      </w:pPr>
      <w:ins w:id="235" w:author="Chang, Vincent" w:date="2023-01-17T11:08:00Z">
        <w:r w:rsidRPr="00267061">
          <w:rPr>
            <w:rFonts w:ascii="Arial" w:hAnsi="Arial" w:cs="Arial"/>
            <w:b/>
            <w:sz w:val="20"/>
            <w:szCs w:val="20"/>
          </w:rPr>
          <w:t xml:space="preserve">IND Sponsor: </w:t>
        </w:r>
        <w:r w:rsidRPr="00267061">
          <w:rPr>
            <w:rFonts w:ascii="Arial" w:hAnsi="Arial" w:cs="Arial"/>
            <w:sz w:val="20"/>
            <w:szCs w:val="20"/>
          </w:rPr>
          <w:t xml:space="preserve">U.S. </w:t>
        </w:r>
        <w:r w:rsidRPr="00267061">
          <w:rPr>
            <w:rFonts w:ascii="Arial" w:hAnsi="Arial" w:cs="Arial"/>
            <w:bCs/>
            <w:iCs/>
            <w:sz w:val="20"/>
            <w:szCs w:val="20"/>
          </w:rPr>
          <w:t xml:space="preserve">Centers for Disease Control and Prevention. </w:t>
        </w:r>
      </w:ins>
    </w:p>
    <w:p w14:paraId="78B8E9E2" w14:textId="77777777" w:rsidR="00267061" w:rsidRPr="00267061" w:rsidRDefault="00267061" w:rsidP="00267061">
      <w:pPr>
        <w:pStyle w:val="CommentText"/>
        <w:rPr>
          <w:ins w:id="236" w:author="Chang, Vincent" w:date="2023-01-17T11:08:00Z"/>
        </w:rPr>
      </w:pPr>
      <w:ins w:id="237" w:author="Chang, Vincent" w:date="2023-01-17T11:08:00Z">
        <w:r w:rsidRPr="00267061">
          <w:rPr>
            <w:rFonts w:ascii="Arial" w:hAnsi="Arial" w:cs="Arial"/>
            <w:b/>
            <w:bCs/>
          </w:rPr>
          <w:t xml:space="preserve">ClinicalTrials.gov Identifier: </w:t>
        </w:r>
        <w:r w:rsidRPr="00267061">
          <w:rPr>
            <w:rFonts w:ascii="Arial" w:hAnsi="Arial" w:cs="Arial"/>
          </w:rPr>
          <w:t>NCT02410772.</w:t>
        </w:r>
      </w:ins>
    </w:p>
    <w:p w14:paraId="2E686404" w14:textId="77777777" w:rsidR="00267061" w:rsidRDefault="00267061">
      <w:pPr>
        <w:rPr>
          <w:rFonts w:ascii="Arial" w:hAnsi="Arial" w:cs="Arial"/>
          <w:b/>
          <w:bCs/>
          <w:sz w:val="22"/>
          <w:szCs w:val="22"/>
        </w:rPr>
      </w:pPr>
      <w:r>
        <w:rPr>
          <w:rFonts w:ascii="Arial" w:hAnsi="Arial" w:cs="Arial"/>
          <w:b/>
          <w:bCs/>
          <w:sz w:val="22"/>
          <w:szCs w:val="22"/>
        </w:rPr>
        <w:br w:type="page"/>
      </w:r>
    </w:p>
    <w:p w14:paraId="4A306530" w14:textId="6F79CADD" w:rsidR="00E454C7" w:rsidRPr="00A715E9" w:rsidRDefault="00A715E9" w:rsidP="00B05ED5">
      <w:pPr>
        <w:spacing w:line="480" w:lineRule="auto"/>
        <w:rPr>
          <w:rFonts w:ascii="Arial" w:hAnsi="Arial" w:cs="Arial"/>
          <w:b/>
          <w:bCs/>
          <w:sz w:val="22"/>
          <w:szCs w:val="22"/>
        </w:rPr>
      </w:pPr>
      <w:r w:rsidRPr="00A715E9">
        <w:rPr>
          <w:rFonts w:ascii="Arial" w:hAnsi="Arial" w:cs="Arial"/>
          <w:b/>
          <w:bCs/>
          <w:sz w:val="22"/>
          <w:szCs w:val="22"/>
        </w:rPr>
        <w:lastRenderedPageBreak/>
        <w:t>REFERENCES</w:t>
      </w:r>
    </w:p>
    <w:commentRangeStart w:id="238"/>
    <w:p w14:paraId="71FE0287" w14:textId="77777777" w:rsidR="00E661BE" w:rsidRPr="00E661BE" w:rsidRDefault="00A715E9" w:rsidP="00E661BE">
      <w:pPr>
        <w:pStyle w:val="Bibliography"/>
        <w:tabs>
          <w:tab w:val="clear" w:pos="260"/>
          <w:tab w:val="left" w:pos="360"/>
        </w:tabs>
        <w:ind w:left="360" w:hanging="360"/>
        <w:rPr>
          <w:rFonts w:ascii="Arial" w:hAnsi="Arial" w:cs="Arial"/>
          <w:sz w:val="20"/>
        </w:rPr>
      </w:pPr>
      <w:r w:rsidRPr="00A715E9">
        <w:rPr>
          <w:rFonts w:ascii="Arial" w:hAnsi="Arial" w:cs="Arial"/>
          <w:b/>
          <w:bCs/>
          <w:sz w:val="20"/>
          <w:szCs w:val="20"/>
        </w:rPr>
        <w:fldChar w:fldCharType="begin"/>
      </w:r>
      <w:commentRangeEnd w:id="238"/>
      <w:r w:rsidRPr="00A715E9">
        <w:rPr>
          <w:rFonts w:ascii="Arial" w:hAnsi="Arial" w:cs="Arial"/>
          <w:b/>
          <w:bCs/>
          <w:sz w:val="20"/>
          <w:szCs w:val="20"/>
        </w:rPr>
        <w:instrText xml:space="preserve"> ADDIN ZOTERO_BIBL {"uncited":[],"omitted":[],"custom":[]} CSL_BIBLIOGRAPHY </w:instrText>
      </w:r>
      <w:r w:rsidRPr="00A715E9">
        <w:rPr>
          <w:rFonts w:ascii="Arial" w:hAnsi="Arial" w:cs="Arial"/>
          <w:b/>
          <w:bCs/>
          <w:sz w:val="20"/>
          <w:szCs w:val="20"/>
        </w:rPr>
        <w:fldChar w:fldCharType="separate"/>
      </w:r>
      <w:r w:rsidR="00E661BE" w:rsidRPr="00E661BE">
        <w:rPr>
          <w:rFonts w:ascii="Arial" w:hAnsi="Arial" w:cs="Arial"/>
          <w:sz w:val="20"/>
        </w:rPr>
        <w:t>1.</w:t>
      </w:r>
      <w:r w:rsidR="00E661BE" w:rsidRPr="00E661BE">
        <w:rPr>
          <w:rFonts w:ascii="Arial" w:hAnsi="Arial" w:cs="Arial"/>
          <w:sz w:val="20"/>
        </w:rPr>
        <w:tab/>
        <w:t xml:space="preserve">Aristoff, P. A., Garcia, G. A., Kirchhoff, P. D. &amp; Hollis Showalter, H. D. Rifamycins – Obstacles and opportunities. </w:t>
      </w:r>
      <w:r w:rsidR="00E661BE" w:rsidRPr="00E661BE">
        <w:rPr>
          <w:rFonts w:ascii="Arial" w:hAnsi="Arial" w:cs="Arial"/>
          <w:i/>
          <w:iCs/>
          <w:sz w:val="20"/>
        </w:rPr>
        <w:t>Tuberculosis</w:t>
      </w:r>
      <w:r w:rsidR="00E661BE" w:rsidRPr="00E661BE">
        <w:rPr>
          <w:rFonts w:ascii="Arial" w:hAnsi="Arial" w:cs="Arial"/>
          <w:sz w:val="20"/>
        </w:rPr>
        <w:t xml:space="preserve"> </w:t>
      </w:r>
      <w:r w:rsidR="00E661BE" w:rsidRPr="00E661BE">
        <w:rPr>
          <w:rFonts w:ascii="Arial" w:hAnsi="Arial" w:cs="Arial"/>
          <w:b/>
          <w:bCs/>
          <w:sz w:val="20"/>
        </w:rPr>
        <w:t>90</w:t>
      </w:r>
      <w:r w:rsidR="00E661BE" w:rsidRPr="00E661BE">
        <w:rPr>
          <w:rFonts w:ascii="Arial" w:hAnsi="Arial" w:cs="Arial"/>
          <w:sz w:val="20"/>
        </w:rPr>
        <w:t>, 94–118 (2010).</w:t>
      </w:r>
    </w:p>
    <w:p w14:paraId="38B3F76C"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w:t>
      </w:r>
      <w:r w:rsidRPr="00E661BE">
        <w:rPr>
          <w:rFonts w:ascii="Arial" w:hAnsi="Arial" w:cs="Arial"/>
          <w:sz w:val="20"/>
        </w:rPr>
        <w:tab/>
        <w:t>Roehr B. FDA approves rifapentine for the treatment of pulmonary tuberculosis.... Food and Drug Administration. J Int Assoc Physicians AIDS Care. 1998 Aug;4(8):19-25. PMID: 11365728.</w:t>
      </w:r>
    </w:p>
    <w:p w14:paraId="6B27AD98"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3.</w:t>
      </w:r>
      <w:r w:rsidRPr="00E661BE">
        <w:rPr>
          <w:rFonts w:ascii="Arial" w:hAnsi="Arial" w:cs="Arial"/>
          <w:sz w:val="20"/>
        </w:rPr>
        <w:tab/>
        <w:t xml:space="preserve">Rosenthal, I. M., Zhang, M., Almeida, D., Grosset, J. H. &amp; Nuermberger, E. L. Isoniazid or Moxifloxacin in Rifapentine-based Regimens for Experimental Tuberculosis? </w:t>
      </w:r>
      <w:r w:rsidRPr="00E661BE">
        <w:rPr>
          <w:rFonts w:ascii="Arial" w:hAnsi="Arial" w:cs="Arial"/>
          <w:i/>
          <w:iCs/>
          <w:sz w:val="20"/>
        </w:rPr>
        <w:t>Am. J. Respir. Crit. Care Med.</w:t>
      </w:r>
      <w:r w:rsidRPr="00E661BE">
        <w:rPr>
          <w:rFonts w:ascii="Arial" w:hAnsi="Arial" w:cs="Arial"/>
          <w:sz w:val="20"/>
        </w:rPr>
        <w:t xml:space="preserve"> </w:t>
      </w:r>
      <w:r w:rsidRPr="00E661BE">
        <w:rPr>
          <w:rFonts w:ascii="Arial" w:hAnsi="Arial" w:cs="Arial"/>
          <w:b/>
          <w:bCs/>
          <w:sz w:val="20"/>
        </w:rPr>
        <w:t>178</w:t>
      </w:r>
      <w:r w:rsidRPr="00E661BE">
        <w:rPr>
          <w:rFonts w:ascii="Arial" w:hAnsi="Arial" w:cs="Arial"/>
          <w:sz w:val="20"/>
        </w:rPr>
        <w:t>, 989–993 (2008).</w:t>
      </w:r>
    </w:p>
    <w:p w14:paraId="6C3B855F"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4.</w:t>
      </w:r>
      <w:r w:rsidRPr="00E661BE">
        <w:rPr>
          <w:rFonts w:ascii="Arial" w:hAnsi="Arial" w:cs="Arial"/>
          <w:sz w:val="20"/>
        </w:rPr>
        <w:tab/>
        <w:t xml:space="preserve">Dorman, S. E. </w:t>
      </w:r>
      <w:r w:rsidRPr="00E661BE">
        <w:rPr>
          <w:rFonts w:ascii="Arial" w:hAnsi="Arial" w:cs="Arial"/>
          <w:i/>
          <w:iCs/>
          <w:sz w:val="20"/>
        </w:rPr>
        <w:t>et al.</w:t>
      </w:r>
      <w:r w:rsidRPr="00E661BE">
        <w:rPr>
          <w:rFonts w:ascii="Arial" w:hAnsi="Arial" w:cs="Arial"/>
          <w:sz w:val="20"/>
        </w:rPr>
        <w:t xml:space="preserve"> Daily Rifapentine for Treatment of Pulmonary Tuberculosis. A Randomized, Dose-Ranging Trial. </w:t>
      </w:r>
      <w:r w:rsidRPr="00E661BE">
        <w:rPr>
          <w:rFonts w:ascii="Arial" w:hAnsi="Arial" w:cs="Arial"/>
          <w:i/>
          <w:iCs/>
          <w:sz w:val="20"/>
        </w:rPr>
        <w:t>Am. J. Respir. Crit. Care Med.</w:t>
      </w:r>
      <w:r w:rsidRPr="00E661BE">
        <w:rPr>
          <w:rFonts w:ascii="Arial" w:hAnsi="Arial" w:cs="Arial"/>
          <w:sz w:val="20"/>
        </w:rPr>
        <w:t xml:space="preserve"> </w:t>
      </w:r>
      <w:r w:rsidRPr="00E661BE">
        <w:rPr>
          <w:rFonts w:ascii="Arial" w:hAnsi="Arial" w:cs="Arial"/>
          <w:b/>
          <w:bCs/>
          <w:sz w:val="20"/>
        </w:rPr>
        <w:t>191</w:t>
      </w:r>
      <w:r w:rsidRPr="00E661BE">
        <w:rPr>
          <w:rFonts w:ascii="Arial" w:hAnsi="Arial" w:cs="Arial"/>
          <w:sz w:val="20"/>
        </w:rPr>
        <w:t>, 333–343 (2015).</w:t>
      </w:r>
    </w:p>
    <w:p w14:paraId="42786FBE"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5.</w:t>
      </w:r>
      <w:r w:rsidRPr="00E661BE">
        <w:rPr>
          <w:rFonts w:ascii="Arial" w:hAnsi="Arial" w:cs="Arial"/>
          <w:sz w:val="20"/>
        </w:rPr>
        <w:tab/>
        <w:t xml:space="preserve">Savic, R. </w:t>
      </w:r>
      <w:r w:rsidRPr="00E661BE">
        <w:rPr>
          <w:rFonts w:ascii="Arial" w:hAnsi="Arial" w:cs="Arial"/>
          <w:i/>
          <w:iCs/>
          <w:sz w:val="20"/>
        </w:rPr>
        <w:t>et al.</w:t>
      </w:r>
      <w:r w:rsidRPr="00E661BE">
        <w:rPr>
          <w:rFonts w:ascii="Arial" w:hAnsi="Arial" w:cs="Arial"/>
          <w:sz w:val="20"/>
        </w:rPr>
        <w:t xml:space="preserve"> Defining the optimal dose of rifapentine for pulmonary tuberculosis: Exposure-response relations from two phase II clinical trials. </w:t>
      </w:r>
      <w:r w:rsidRPr="00E661BE">
        <w:rPr>
          <w:rFonts w:ascii="Arial" w:hAnsi="Arial" w:cs="Arial"/>
          <w:i/>
          <w:iCs/>
          <w:sz w:val="20"/>
        </w:rPr>
        <w:t>Clin. Pharmacol. Ther.</w:t>
      </w:r>
      <w:r w:rsidRPr="00E661BE">
        <w:rPr>
          <w:rFonts w:ascii="Arial" w:hAnsi="Arial" w:cs="Arial"/>
          <w:sz w:val="20"/>
        </w:rPr>
        <w:t xml:space="preserve"> </w:t>
      </w:r>
      <w:r w:rsidRPr="00E661BE">
        <w:rPr>
          <w:rFonts w:ascii="Arial" w:hAnsi="Arial" w:cs="Arial"/>
          <w:b/>
          <w:bCs/>
          <w:sz w:val="20"/>
        </w:rPr>
        <w:t>102</w:t>
      </w:r>
      <w:r w:rsidRPr="00E661BE">
        <w:rPr>
          <w:rFonts w:ascii="Arial" w:hAnsi="Arial" w:cs="Arial"/>
          <w:sz w:val="20"/>
        </w:rPr>
        <w:t>, 321–331 (2017).</w:t>
      </w:r>
    </w:p>
    <w:p w14:paraId="2163AAF6"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6.</w:t>
      </w:r>
      <w:r w:rsidRPr="00E661BE">
        <w:rPr>
          <w:rFonts w:ascii="Arial" w:hAnsi="Arial" w:cs="Arial"/>
          <w:sz w:val="20"/>
        </w:rPr>
        <w:tab/>
        <w:t xml:space="preserve">Dorman, S. E. </w:t>
      </w:r>
      <w:r w:rsidRPr="00E661BE">
        <w:rPr>
          <w:rFonts w:ascii="Arial" w:hAnsi="Arial" w:cs="Arial"/>
          <w:i/>
          <w:iCs/>
          <w:sz w:val="20"/>
        </w:rPr>
        <w:t>et al.</w:t>
      </w:r>
      <w:r w:rsidRPr="00E661BE">
        <w:rPr>
          <w:rFonts w:ascii="Arial" w:hAnsi="Arial" w:cs="Arial"/>
          <w:sz w:val="20"/>
        </w:rPr>
        <w:t xml:space="preserve"> Substitution of Rifapentine for Rifampin During Intensive Phase Treatment of Pulmonary Tuberculosis: Study 29 of the Tuberculosis Trials Consortium. </w:t>
      </w:r>
      <w:r w:rsidRPr="00E661BE">
        <w:rPr>
          <w:rFonts w:ascii="Arial" w:hAnsi="Arial" w:cs="Arial"/>
          <w:i/>
          <w:iCs/>
          <w:sz w:val="20"/>
        </w:rPr>
        <w:t>J. Infect. Dis.</w:t>
      </w:r>
      <w:r w:rsidRPr="00E661BE">
        <w:rPr>
          <w:rFonts w:ascii="Arial" w:hAnsi="Arial" w:cs="Arial"/>
          <w:sz w:val="20"/>
        </w:rPr>
        <w:t xml:space="preserve"> </w:t>
      </w:r>
      <w:r w:rsidRPr="00E661BE">
        <w:rPr>
          <w:rFonts w:ascii="Arial" w:hAnsi="Arial" w:cs="Arial"/>
          <w:b/>
          <w:bCs/>
          <w:sz w:val="20"/>
        </w:rPr>
        <w:t>206</w:t>
      </w:r>
      <w:r w:rsidRPr="00E661BE">
        <w:rPr>
          <w:rFonts w:ascii="Arial" w:hAnsi="Arial" w:cs="Arial"/>
          <w:sz w:val="20"/>
        </w:rPr>
        <w:t>, 1030–1040 (2012).</w:t>
      </w:r>
    </w:p>
    <w:p w14:paraId="07A2582B"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7.</w:t>
      </w:r>
      <w:r w:rsidRPr="00E661BE">
        <w:rPr>
          <w:rFonts w:ascii="Arial" w:hAnsi="Arial" w:cs="Arial"/>
          <w:sz w:val="20"/>
        </w:rPr>
        <w:tab/>
        <w:t>Burman, W. The Rifamycins: Renewed Interest in an Old Drug Class. 8.</w:t>
      </w:r>
    </w:p>
    <w:p w14:paraId="7A1D10F5"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8.</w:t>
      </w:r>
      <w:r w:rsidRPr="00E661BE">
        <w:rPr>
          <w:rFonts w:ascii="Arial" w:hAnsi="Arial" w:cs="Arial"/>
          <w:sz w:val="20"/>
        </w:rPr>
        <w:tab/>
        <w:t>Effects of Tuberculosis, Race, and Human Gene SLCO1B1 Polymorphisms on Rifampin Concentrations. https://journals.asm.org/doi/epub/10.1128/AAC.00353-10 doi:10.1128/AAC.00353-10.</w:t>
      </w:r>
    </w:p>
    <w:p w14:paraId="48206EB4"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9.</w:t>
      </w:r>
      <w:r w:rsidRPr="00E661BE">
        <w:rPr>
          <w:rFonts w:ascii="Arial" w:hAnsi="Arial" w:cs="Arial"/>
          <w:sz w:val="20"/>
        </w:rPr>
        <w:tab/>
        <w:t>Pharmacokinetics of Rifapentine at 600, 900, and 1,200 mg during Once-Weekly Tuberculosis Therapy. https://www.atsjournals.org/doi/epdf/10.1164/rccm.200311-1612OC doi:10.1164/rccm.200311-1612OC.</w:t>
      </w:r>
    </w:p>
    <w:p w14:paraId="1F43D838"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10.</w:t>
      </w:r>
      <w:r w:rsidRPr="00E661BE">
        <w:rPr>
          <w:rFonts w:ascii="Arial" w:hAnsi="Arial" w:cs="Arial"/>
          <w:sz w:val="20"/>
        </w:rPr>
        <w:tab/>
        <w:t xml:space="preserve">Dorman, S. E. </w:t>
      </w:r>
      <w:r w:rsidRPr="00E661BE">
        <w:rPr>
          <w:rFonts w:ascii="Arial" w:hAnsi="Arial" w:cs="Arial"/>
          <w:i/>
          <w:iCs/>
          <w:sz w:val="20"/>
        </w:rPr>
        <w:t>et al.</w:t>
      </w:r>
      <w:r w:rsidRPr="00E661BE">
        <w:rPr>
          <w:rFonts w:ascii="Arial" w:hAnsi="Arial" w:cs="Arial"/>
          <w:sz w:val="20"/>
        </w:rPr>
        <w:t xml:space="preserve"> Four-Month Rifapentine Regimens with or without Moxifloxacin for Tuberculosis. </w:t>
      </w:r>
      <w:r w:rsidRPr="00E661BE">
        <w:rPr>
          <w:rFonts w:ascii="Arial" w:hAnsi="Arial" w:cs="Arial"/>
          <w:i/>
          <w:iCs/>
          <w:sz w:val="20"/>
        </w:rPr>
        <w:t>N. Engl. J. Med.</w:t>
      </w:r>
      <w:r w:rsidRPr="00E661BE">
        <w:rPr>
          <w:rFonts w:ascii="Arial" w:hAnsi="Arial" w:cs="Arial"/>
          <w:sz w:val="20"/>
        </w:rPr>
        <w:t xml:space="preserve"> </w:t>
      </w:r>
      <w:r w:rsidRPr="00E661BE">
        <w:rPr>
          <w:rFonts w:ascii="Arial" w:hAnsi="Arial" w:cs="Arial"/>
          <w:b/>
          <w:bCs/>
          <w:sz w:val="20"/>
        </w:rPr>
        <w:t>384</w:t>
      </w:r>
      <w:r w:rsidRPr="00E661BE">
        <w:rPr>
          <w:rFonts w:ascii="Arial" w:hAnsi="Arial" w:cs="Arial"/>
          <w:sz w:val="20"/>
        </w:rPr>
        <w:t>, 1705–1718 (2021).</w:t>
      </w:r>
    </w:p>
    <w:p w14:paraId="08CA943E"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11.</w:t>
      </w:r>
      <w:r w:rsidRPr="00E661BE">
        <w:rPr>
          <w:rFonts w:ascii="Arial" w:hAnsi="Arial" w:cs="Arial"/>
          <w:sz w:val="20"/>
        </w:rPr>
        <w:tab/>
        <w:t xml:space="preserve">Dorman, S. E. </w:t>
      </w:r>
      <w:r w:rsidRPr="00E661BE">
        <w:rPr>
          <w:rFonts w:ascii="Arial" w:hAnsi="Arial" w:cs="Arial"/>
          <w:i/>
          <w:iCs/>
          <w:sz w:val="20"/>
        </w:rPr>
        <w:t>et al.</w:t>
      </w:r>
      <w:r w:rsidRPr="00E661BE">
        <w:rPr>
          <w:rFonts w:ascii="Arial" w:hAnsi="Arial" w:cs="Arial"/>
          <w:sz w:val="20"/>
        </w:rPr>
        <w:t xml:space="preserve"> High-dose rifapentine with or without moxifloxacin for shortening treatment of pulmonary tuberculosis: Study protocol for TBTC study 31/ACTG A5349 phase 3 clinical trial. </w:t>
      </w:r>
      <w:r w:rsidRPr="00E661BE">
        <w:rPr>
          <w:rFonts w:ascii="Arial" w:hAnsi="Arial" w:cs="Arial"/>
          <w:i/>
          <w:iCs/>
          <w:sz w:val="20"/>
        </w:rPr>
        <w:t>Contemp. Clin. Trials</w:t>
      </w:r>
      <w:r w:rsidRPr="00E661BE">
        <w:rPr>
          <w:rFonts w:ascii="Arial" w:hAnsi="Arial" w:cs="Arial"/>
          <w:sz w:val="20"/>
        </w:rPr>
        <w:t xml:space="preserve"> </w:t>
      </w:r>
      <w:r w:rsidRPr="00E661BE">
        <w:rPr>
          <w:rFonts w:ascii="Arial" w:hAnsi="Arial" w:cs="Arial"/>
          <w:b/>
          <w:bCs/>
          <w:sz w:val="20"/>
        </w:rPr>
        <w:t>90</w:t>
      </w:r>
      <w:r w:rsidRPr="00E661BE">
        <w:rPr>
          <w:rFonts w:ascii="Arial" w:hAnsi="Arial" w:cs="Arial"/>
          <w:sz w:val="20"/>
        </w:rPr>
        <w:t>, 105938 (2020).</w:t>
      </w:r>
    </w:p>
    <w:p w14:paraId="5EA5D554"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12.</w:t>
      </w:r>
      <w:r w:rsidRPr="00E661BE">
        <w:rPr>
          <w:rFonts w:ascii="Arial" w:hAnsi="Arial" w:cs="Arial"/>
          <w:sz w:val="20"/>
        </w:rPr>
        <w:tab/>
        <w:t xml:space="preserve">Byon, W. </w:t>
      </w:r>
      <w:r w:rsidRPr="00E661BE">
        <w:rPr>
          <w:rFonts w:ascii="Arial" w:hAnsi="Arial" w:cs="Arial"/>
          <w:i/>
          <w:iCs/>
          <w:sz w:val="20"/>
        </w:rPr>
        <w:t>et al.</w:t>
      </w:r>
      <w:r w:rsidRPr="00E661BE">
        <w:rPr>
          <w:rFonts w:ascii="Arial" w:hAnsi="Arial" w:cs="Arial"/>
          <w:sz w:val="20"/>
        </w:rPr>
        <w:t xml:space="preserve"> Establishing Best Practices and Guidance in Population Modeling: An Experience With an Internal Population Pharmacokinetic Analysis Guidance. </w:t>
      </w:r>
      <w:r w:rsidRPr="00E661BE">
        <w:rPr>
          <w:rFonts w:ascii="Arial" w:hAnsi="Arial" w:cs="Arial"/>
          <w:i/>
          <w:iCs/>
          <w:sz w:val="20"/>
        </w:rPr>
        <w:t>CPT Pharmacomet. Syst. Pharmacol.</w:t>
      </w:r>
      <w:r w:rsidRPr="00E661BE">
        <w:rPr>
          <w:rFonts w:ascii="Arial" w:hAnsi="Arial" w:cs="Arial"/>
          <w:sz w:val="20"/>
        </w:rPr>
        <w:t xml:space="preserve"> </w:t>
      </w:r>
      <w:r w:rsidRPr="00E661BE">
        <w:rPr>
          <w:rFonts w:ascii="Arial" w:hAnsi="Arial" w:cs="Arial"/>
          <w:b/>
          <w:bCs/>
          <w:sz w:val="20"/>
        </w:rPr>
        <w:t>2</w:t>
      </w:r>
      <w:r w:rsidRPr="00E661BE">
        <w:rPr>
          <w:rFonts w:ascii="Arial" w:hAnsi="Arial" w:cs="Arial"/>
          <w:sz w:val="20"/>
        </w:rPr>
        <w:t>, 51 (2013).</w:t>
      </w:r>
    </w:p>
    <w:p w14:paraId="1AF5EA4F"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13.</w:t>
      </w:r>
      <w:r w:rsidRPr="00E661BE">
        <w:rPr>
          <w:rFonts w:ascii="Arial" w:hAnsi="Arial" w:cs="Arial"/>
          <w:sz w:val="20"/>
        </w:rPr>
        <w:tab/>
        <w:t xml:space="preserve">Mould, D. &amp; Upton, R. Basic Concepts in Population Modeling, Simulation, and Model-Based Drug Development-Part 2: Introduction to Pharmacokinetic Modeling Methods. </w:t>
      </w:r>
      <w:r w:rsidRPr="00E661BE">
        <w:rPr>
          <w:rFonts w:ascii="Arial" w:hAnsi="Arial" w:cs="Arial"/>
          <w:i/>
          <w:iCs/>
          <w:sz w:val="20"/>
        </w:rPr>
        <w:t>CPT Pharmacomet. Syst. Pharmacol.</w:t>
      </w:r>
      <w:r w:rsidRPr="00E661BE">
        <w:rPr>
          <w:rFonts w:ascii="Arial" w:hAnsi="Arial" w:cs="Arial"/>
          <w:sz w:val="20"/>
        </w:rPr>
        <w:t xml:space="preserve"> </w:t>
      </w:r>
      <w:r w:rsidRPr="00E661BE">
        <w:rPr>
          <w:rFonts w:ascii="Arial" w:hAnsi="Arial" w:cs="Arial"/>
          <w:b/>
          <w:bCs/>
          <w:sz w:val="20"/>
        </w:rPr>
        <w:t>2</w:t>
      </w:r>
      <w:r w:rsidRPr="00E661BE">
        <w:rPr>
          <w:rFonts w:ascii="Arial" w:hAnsi="Arial" w:cs="Arial"/>
          <w:sz w:val="20"/>
        </w:rPr>
        <w:t>, 38 (2013).</w:t>
      </w:r>
    </w:p>
    <w:p w14:paraId="672A96AA"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14.</w:t>
      </w:r>
      <w:r w:rsidRPr="00E661BE">
        <w:rPr>
          <w:rFonts w:ascii="Arial" w:hAnsi="Arial" w:cs="Arial"/>
          <w:sz w:val="20"/>
        </w:rPr>
        <w:tab/>
        <w:t xml:space="preserve">Reuben, A. Hy’s law. </w:t>
      </w:r>
      <w:r w:rsidRPr="00E661BE">
        <w:rPr>
          <w:rFonts w:ascii="Arial" w:hAnsi="Arial" w:cs="Arial"/>
          <w:i/>
          <w:iCs/>
          <w:sz w:val="20"/>
        </w:rPr>
        <w:t>Hepatology</w:t>
      </w:r>
      <w:r w:rsidRPr="00E661BE">
        <w:rPr>
          <w:rFonts w:ascii="Arial" w:hAnsi="Arial" w:cs="Arial"/>
          <w:sz w:val="20"/>
        </w:rPr>
        <w:t xml:space="preserve"> </w:t>
      </w:r>
      <w:r w:rsidRPr="00E661BE">
        <w:rPr>
          <w:rFonts w:ascii="Arial" w:hAnsi="Arial" w:cs="Arial"/>
          <w:b/>
          <w:bCs/>
          <w:sz w:val="20"/>
        </w:rPr>
        <w:t>39</w:t>
      </w:r>
      <w:r w:rsidRPr="00E661BE">
        <w:rPr>
          <w:rFonts w:ascii="Arial" w:hAnsi="Arial" w:cs="Arial"/>
          <w:sz w:val="20"/>
        </w:rPr>
        <w:t>, 574–578 (2004).</w:t>
      </w:r>
    </w:p>
    <w:p w14:paraId="67E2D9E9"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15.</w:t>
      </w:r>
      <w:r w:rsidRPr="00E661BE">
        <w:rPr>
          <w:rFonts w:ascii="Arial" w:hAnsi="Arial" w:cs="Arial"/>
          <w:sz w:val="20"/>
        </w:rPr>
        <w:tab/>
        <w:t>Rifapentine (Priftin) [package insert]. Kansas City, KA: Hoechst Mar- ion Roussel, 1998.</w:t>
      </w:r>
    </w:p>
    <w:p w14:paraId="04CEBDE7"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16.</w:t>
      </w:r>
      <w:r w:rsidRPr="00E661BE">
        <w:rPr>
          <w:rFonts w:ascii="Arial" w:hAnsi="Arial" w:cs="Arial"/>
          <w:sz w:val="20"/>
        </w:rPr>
        <w:tab/>
        <w:t xml:space="preserve">Munsiff, S. S., Kambili, C. &amp; Ahuja, S. D. Rifapentine for the Treatment of Pulmonary Tuberculosis. </w:t>
      </w:r>
      <w:r w:rsidRPr="00E661BE">
        <w:rPr>
          <w:rFonts w:ascii="Arial" w:hAnsi="Arial" w:cs="Arial"/>
          <w:i/>
          <w:iCs/>
          <w:sz w:val="20"/>
        </w:rPr>
        <w:t>Clin. Infect. Dis.</w:t>
      </w:r>
      <w:r w:rsidRPr="00E661BE">
        <w:rPr>
          <w:rFonts w:ascii="Arial" w:hAnsi="Arial" w:cs="Arial"/>
          <w:sz w:val="20"/>
        </w:rPr>
        <w:t xml:space="preserve"> </w:t>
      </w:r>
      <w:r w:rsidRPr="00E661BE">
        <w:rPr>
          <w:rFonts w:ascii="Arial" w:hAnsi="Arial" w:cs="Arial"/>
          <w:b/>
          <w:bCs/>
          <w:sz w:val="20"/>
        </w:rPr>
        <w:t>43</w:t>
      </w:r>
      <w:r w:rsidRPr="00E661BE">
        <w:rPr>
          <w:rFonts w:ascii="Arial" w:hAnsi="Arial" w:cs="Arial"/>
          <w:sz w:val="20"/>
        </w:rPr>
        <w:t>, 1468–1475 (2006).</w:t>
      </w:r>
    </w:p>
    <w:p w14:paraId="0A57FCDF"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lastRenderedPageBreak/>
        <w:t>17.</w:t>
      </w:r>
      <w:r w:rsidRPr="00E661BE">
        <w:rPr>
          <w:rFonts w:ascii="Arial" w:hAnsi="Arial" w:cs="Arial"/>
          <w:sz w:val="20"/>
        </w:rPr>
        <w:tab/>
        <w:t xml:space="preserve">Imperial, M. Z. </w:t>
      </w:r>
      <w:r w:rsidRPr="00E661BE">
        <w:rPr>
          <w:rFonts w:ascii="Arial" w:hAnsi="Arial" w:cs="Arial"/>
          <w:i/>
          <w:iCs/>
          <w:sz w:val="20"/>
        </w:rPr>
        <w:t>et al.</w:t>
      </w:r>
      <w:r w:rsidRPr="00E661BE">
        <w:rPr>
          <w:rFonts w:ascii="Arial" w:hAnsi="Arial" w:cs="Arial"/>
          <w:sz w:val="20"/>
        </w:rPr>
        <w:t xml:space="preserve"> A patient-level pooled analysis of treatment-shortening regimens for drug-susceptible pulmonary tuberculosis. </w:t>
      </w:r>
      <w:r w:rsidRPr="00E661BE">
        <w:rPr>
          <w:rFonts w:ascii="Arial" w:hAnsi="Arial" w:cs="Arial"/>
          <w:i/>
          <w:iCs/>
          <w:sz w:val="20"/>
        </w:rPr>
        <w:t>Nat. Med.</w:t>
      </w:r>
      <w:r w:rsidRPr="00E661BE">
        <w:rPr>
          <w:rFonts w:ascii="Arial" w:hAnsi="Arial" w:cs="Arial"/>
          <w:sz w:val="20"/>
        </w:rPr>
        <w:t xml:space="preserve"> </w:t>
      </w:r>
      <w:r w:rsidRPr="00E661BE">
        <w:rPr>
          <w:rFonts w:ascii="Arial" w:hAnsi="Arial" w:cs="Arial"/>
          <w:b/>
          <w:bCs/>
          <w:sz w:val="20"/>
        </w:rPr>
        <w:t>24</w:t>
      </w:r>
      <w:r w:rsidRPr="00E661BE">
        <w:rPr>
          <w:rFonts w:ascii="Arial" w:hAnsi="Arial" w:cs="Arial"/>
          <w:sz w:val="20"/>
        </w:rPr>
        <w:t>, 1708–1715 (2018).</w:t>
      </w:r>
    </w:p>
    <w:p w14:paraId="6C8CA218"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18.</w:t>
      </w:r>
      <w:r w:rsidRPr="00E661BE">
        <w:rPr>
          <w:rFonts w:ascii="Arial" w:hAnsi="Arial" w:cs="Arial"/>
          <w:sz w:val="20"/>
        </w:rPr>
        <w:tab/>
        <w:t xml:space="preserve">Hibma, J. E. </w:t>
      </w:r>
      <w:r w:rsidRPr="00E661BE">
        <w:rPr>
          <w:rFonts w:ascii="Arial" w:hAnsi="Arial" w:cs="Arial"/>
          <w:i/>
          <w:iCs/>
          <w:sz w:val="20"/>
        </w:rPr>
        <w:t>et al.</w:t>
      </w:r>
      <w:r w:rsidRPr="00E661BE">
        <w:rPr>
          <w:rFonts w:ascii="Arial" w:hAnsi="Arial" w:cs="Arial"/>
          <w:sz w:val="20"/>
        </w:rPr>
        <w:t xml:space="preserve"> Rifapentine Population Pharmacokinetics and Dosing Recommendations for Latent Tuberculosis Infection. </w:t>
      </w:r>
      <w:r w:rsidRPr="00E661BE">
        <w:rPr>
          <w:rFonts w:ascii="Arial" w:hAnsi="Arial" w:cs="Arial"/>
          <w:i/>
          <w:iCs/>
          <w:sz w:val="20"/>
        </w:rPr>
        <w:t>Am. J. Respir. Crit. Care Med.</w:t>
      </w:r>
      <w:r w:rsidRPr="00E661BE">
        <w:rPr>
          <w:rFonts w:ascii="Arial" w:hAnsi="Arial" w:cs="Arial"/>
          <w:sz w:val="20"/>
        </w:rPr>
        <w:t xml:space="preserve"> </w:t>
      </w:r>
      <w:r w:rsidRPr="00E661BE">
        <w:rPr>
          <w:rFonts w:ascii="Arial" w:hAnsi="Arial" w:cs="Arial"/>
          <w:b/>
          <w:bCs/>
          <w:sz w:val="20"/>
        </w:rPr>
        <w:t>202</w:t>
      </w:r>
      <w:r w:rsidRPr="00E661BE">
        <w:rPr>
          <w:rFonts w:ascii="Arial" w:hAnsi="Arial" w:cs="Arial"/>
          <w:sz w:val="20"/>
        </w:rPr>
        <w:t>, 866–877 (2020).</w:t>
      </w:r>
    </w:p>
    <w:p w14:paraId="6A335D90"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19.</w:t>
      </w:r>
      <w:r w:rsidRPr="00E661BE">
        <w:rPr>
          <w:rFonts w:ascii="Arial" w:hAnsi="Arial" w:cs="Arial"/>
          <w:sz w:val="20"/>
        </w:rPr>
        <w:tab/>
        <w:t xml:space="preserve">World Health Organization. </w:t>
      </w:r>
      <w:r w:rsidRPr="00E661BE">
        <w:rPr>
          <w:rFonts w:ascii="Arial" w:hAnsi="Arial" w:cs="Arial"/>
          <w:i/>
          <w:iCs/>
          <w:sz w:val="20"/>
        </w:rPr>
        <w:t>Treatment of drug-susceptible tuberculosis: rapid communication</w:t>
      </w:r>
      <w:r w:rsidRPr="00E661BE">
        <w:rPr>
          <w:rFonts w:ascii="Arial" w:hAnsi="Arial" w:cs="Arial"/>
          <w:sz w:val="20"/>
        </w:rPr>
        <w:t>. (World Health Organization, 2021).</w:t>
      </w:r>
    </w:p>
    <w:p w14:paraId="4F995E6A"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20.</w:t>
      </w:r>
      <w:r w:rsidRPr="00E661BE">
        <w:rPr>
          <w:rFonts w:ascii="Arial" w:hAnsi="Arial" w:cs="Arial"/>
          <w:sz w:val="20"/>
        </w:rPr>
        <w:tab/>
        <w:t xml:space="preserve">Carr, W. </w:t>
      </w:r>
      <w:r w:rsidRPr="00E661BE">
        <w:rPr>
          <w:rFonts w:ascii="Arial" w:hAnsi="Arial" w:cs="Arial"/>
          <w:i/>
          <w:iCs/>
          <w:sz w:val="20"/>
        </w:rPr>
        <w:t>et al.</w:t>
      </w:r>
      <w:r w:rsidRPr="00E661BE">
        <w:rPr>
          <w:rFonts w:ascii="Arial" w:hAnsi="Arial" w:cs="Arial"/>
          <w:sz w:val="20"/>
        </w:rPr>
        <w:t xml:space="preserve"> Interim Guidance: 4-Month Rifapentine-Moxifloxacin Regimen for the Treatment of Drug-Susceptible Pulmonary Tuberculosis — United States, 2022. </w:t>
      </w:r>
      <w:r w:rsidRPr="00E661BE">
        <w:rPr>
          <w:rFonts w:ascii="Arial" w:hAnsi="Arial" w:cs="Arial"/>
          <w:i/>
          <w:iCs/>
          <w:sz w:val="20"/>
        </w:rPr>
        <w:t>MMWR Morb. Mortal. Wkly. Rep.</w:t>
      </w:r>
      <w:r w:rsidRPr="00E661BE">
        <w:rPr>
          <w:rFonts w:ascii="Arial" w:hAnsi="Arial" w:cs="Arial"/>
          <w:sz w:val="20"/>
        </w:rPr>
        <w:t xml:space="preserve"> </w:t>
      </w:r>
      <w:r w:rsidRPr="00E661BE">
        <w:rPr>
          <w:rFonts w:ascii="Arial" w:hAnsi="Arial" w:cs="Arial"/>
          <w:b/>
          <w:bCs/>
          <w:sz w:val="20"/>
        </w:rPr>
        <w:t>71</w:t>
      </w:r>
      <w:r w:rsidRPr="00E661BE">
        <w:rPr>
          <w:rFonts w:ascii="Arial" w:hAnsi="Arial" w:cs="Arial"/>
          <w:sz w:val="20"/>
        </w:rPr>
        <w:t>, 285–289 (2022).</w:t>
      </w:r>
    </w:p>
    <w:p w14:paraId="49C7E113"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21.</w:t>
      </w:r>
      <w:r w:rsidRPr="00E661BE">
        <w:rPr>
          <w:rFonts w:ascii="Arial" w:hAnsi="Arial" w:cs="Arial"/>
          <w:sz w:val="20"/>
        </w:rPr>
        <w:tab/>
        <w:t>WHO consolidated guidelines on tuberculosis. Module 4: treatment - drug-susceptible tuberculosis treatment. Geneva: World Health Organization; 2022. Licence: CC BY-NC-SA 3.0 IGO.</w:t>
      </w:r>
    </w:p>
    <w:p w14:paraId="14126435"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22.</w:t>
      </w:r>
      <w:r w:rsidRPr="00E661BE">
        <w:rPr>
          <w:rFonts w:ascii="Arial" w:hAnsi="Arial" w:cs="Arial"/>
          <w:sz w:val="20"/>
        </w:rPr>
        <w:tab/>
        <w:t xml:space="preserve">Shehu, A. I., Li, G., Xie, W. &amp; Ma, X. The pregnane X receptor in tuberculosis therapeutics. </w:t>
      </w:r>
      <w:r w:rsidRPr="00E661BE">
        <w:rPr>
          <w:rFonts w:ascii="Arial" w:hAnsi="Arial" w:cs="Arial"/>
          <w:i/>
          <w:iCs/>
          <w:sz w:val="20"/>
        </w:rPr>
        <w:t>Expert Opin. Drug Metab. Toxicol.</w:t>
      </w:r>
      <w:r w:rsidRPr="00E661BE">
        <w:rPr>
          <w:rFonts w:ascii="Arial" w:hAnsi="Arial" w:cs="Arial"/>
          <w:sz w:val="20"/>
        </w:rPr>
        <w:t xml:space="preserve"> </w:t>
      </w:r>
      <w:r w:rsidRPr="00E661BE">
        <w:rPr>
          <w:rFonts w:ascii="Arial" w:hAnsi="Arial" w:cs="Arial"/>
          <w:b/>
          <w:bCs/>
          <w:sz w:val="20"/>
        </w:rPr>
        <w:t>12</w:t>
      </w:r>
      <w:r w:rsidRPr="00E661BE">
        <w:rPr>
          <w:rFonts w:ascii="Arial" w:hAnsi="Arial" w:cs="Arial"/>
          <w:sz w:val="20"/>
        </w:rPr>
        <w:t>, 21–30 (2016).</w:t>
      </w:r>
    </w:p>
    <w:p w14:paraId="209AF19D"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23.</w:t>
      </w:r>
      <w:r w:rsidRPr="00E661BE">
        <w:rPr>
          <w:rFonts w:ascii="Arial" w:hAnsi="Arial" w:cs="Arial"/>
          <w:sz w:val="20"/>
        </w:rPr>
        <w:tab/>
        <w:t xml:space="preserve">Williamson, B., Dooley, K. E., Zhang, Y., Back, D. J. &amp; Owen, A. Induction of Influx and Efflux Transporters and Cytochrome P450 3A4 in Primary Human Hepatocytes by Rifampin, Rifabutin, and Rifapentine. </w:t>
      </w:r>
      <w:r w:rsidRPr="00E661BE">
        <w:rPr>
          <w:rFonts w:ascii="Arial" w:hAnsi="Arial" w:cs="Arial"/>
          <w:i/>
          <w:iCs/>
          <w:sz w:val="20"/>
        </w:rPr>
        <w:t>Antimicrob. Agents Chemother.</w:t>
      </w:r>
      <w:r w:rsidRPr="00E661BE">
        <w:rPr>
          <w:rFonts w:ascii="Arial" w:hAnsi="Arial" w:cs="Arial"/>
          <w:sz w:val="20"/>
        </w:rPr>
        <w:t xml:space="preserve"> </w:t>
      </w:r>
      <w:r w:rsidRPr="00E661BE">
        <w:rPr>
          <w:rFonts w:ascii="Arial" w:hAnsi="Arial" w:cs="Arial"/>
          <w:b/>
          <w:bCs/>
          <w:sz w:val="20"/>
        </w:rPr>
        <w:t>57</w:t>
      </w:r>
      <w:r w:rsidRPr="00E661BE">
        <w:rPr>
          <w:rFonts w:ascii="Arial" w:hAnsi="Arial" w:cs="Arial"/>
          <w:sz w:val="20"/>
        </w:rPr>
        <w:t>, 6366–6369 (2013).</w:t>
      </w:r>
    </w:p>
    <w:p w14:paraId="7333DBE3"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24.</w:t>
      </w:r>
      <w:r w:rsidRPr="00E661BE">
        <w:rPr>
          <w:rFonts w:ascii="Arial" w:hAnsi="Arial" w:cs="Arial"/>
          <w:sz w:val="20"/>
        </w:rPr>
        <w:tab/>
        <w:t>Induction and autoinduction properties of rifamycin derivatives: a review of animal and human studies. https://ehp.niehs.nih.gov/doi/epdf/10.1289/ehp.94102s9101 doi:10.1289/ehp.94102s9101.</w:t>
      </w:r>
    </w:p>
    <w:p w14:paraId="27879B16"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25.</w:t>
      </w:r>
      <w:r w:rsidRPr="00E661BE">
        <w:rPr>
          <w:rFonts w:ascii="Arial" w:hAnsi="Arial" w:cs="Arial"/>
          <w:sz w:val="20"/>
        </w:rPr>
        <w:tab/>
        <w:t xml:space="preserve">Savic, R. M. </w:t>
      </w:r>
      <w:r w:rsidRPr="00E661BE">
        <w:rPr>
          <w:rFonts w:ascii="Arial" w:hAnsi="Arial" w:cs="Arial"/>
          <w:i/>
          <w:iCs/>
          <w:sz w:val="20"/>
        </w:rPr>
        <w:t>et al.</w:t>
      </w:r>
      <w:r w:rsidRPr="00E661BE">
        <w:rPr>
          <w:rFonts w:ascii="Arial" w:hAnsi="Arial" w:cs="Arial"/>
          <w:sz w:val="20"/>
        </w:rPr>
        <w:t xml:space="preserve"> Population Pharmacokinetics of Rifapentine and Desacetyl Rifapentine in Healthy Volunteers: Nonlinearities in Clearance and Bioavailability. </w:t>
      </w:r>
      <w:r w:rsidRPr="00E661BE">
        <w:rPr>
          <w:rFonts w:ascii="Arial" w:hAnsi="Arial" w:cs="Arial"/>
          <w:i/>
          <w:iCs/>
          <w:sz w:val="20"/>
        </w:rPr>
        <w:t>Antimicrob. Agents Chemother.</w:t>
      </w:r>
      <w:r w:rsidRPr="00E661BE">
        <w:rPr>
          <w:rFonts w:ascii="Arial" w:hAnsi="Arial" w:cs="Arial"/>
          <w:sz w:val="20"/>
        </w:rPr>
        <w:t xml:space="preserve"> </w:t>
      </w:r>
      <w:r w:rsidRPr="00E661BE">
        <w:rPr>
          <w:rFonts w:ascii="Arial" w:hAnsi="Arial" w:cs="Arial"/>
          <w:b/>
          <w:bCs/>
          <w:sz w:val="20"/>
        </w:rPr>
        <w:t>58</w:t>
      </w:r>
      <w:r w:rsidRPr="00E661BE">
        <w:rPr>
          <w:rFonts w:ascii="Arial" w:hAnsi="Arial" w:cs="Arial"/>
          <w:sz w:val="20"/>
        </w:rPr>
        <w:t>, 3035–3042 (2014).</w:t>
      </w:r>
    </w:p>
    <w:p w14:paraId="18556C24"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26.</w:t>
      </w:r>
      <w:r w:rsidRPr="00E661BE">
        <w:rPr>
          <w:rFonts w:ascii="Arial" w:hAnsi="Arial" w:cs="Arial"/>
          <w:sz w:val="20"/>
        </w:rPr>
        <w:tab/>
        <w:t xml:space="preserve">Zvada, S. P. </w:t>
      </w:r>
      <w:r w:rsidRPr="00E661BE">
        <w:rPr>
          <w:rFonts w:ascii="Arial" w:hAnsi="Arial" w:cs="Arial"/>
          <w:i/>
          <w:iCs/>
          <w:sz w:val="20"/>
        </w:rPr>
        <w:t>et al.</w:t>
      </w:r>
      <w:r w:rsidRPr="00E661BE">
        <w:rPr>
          <w:rFonts w:ascii="Arial" w:hAnsi="Arial" w:cs="Arial"/>
          <w:sz w:val="20"/>
        </w:rPr>
        <w:t xml:space="preserve"> Effects of Four Different Meal Types on the Population Pharmacokinetics of Single-Dose Rifapentine in Healthy Male Volunteers. </w:t>
      </w:r>
      <w:r w:rsidRPr="00E661BE">
        <w:rPr>
          <w:rFonts w:ascii="Arial" w:hAnsi="Arial" w:cs="Arial"/>
          <w:i/>
          <w:iCs/>
          <w:sz w:val="20"/>
        </w:rPr>
        <w:t>Antimicrob. Agents Chemother.</w:t>
      </w:r>
      <w:r w:rsidRPr="00E661BE">
        <w:rPr>
          <w:rFonts w:ascii="Arial" w:hAnsi="Arial" w:cs="Arial"/>
          <w:sz w:val="20"/>
        </w:rPr>
        <w:t xml:space="preserve"> </w:t>
      </w:r>
      <w:r w:rsidRPr="00E661BE">
        <w:rPr>
          <w:rFonts w:ascii="Arial" w:hAnsi="Arial" w:cs="Arial"/>
          <w:b/>
          <w:bCs/>
          <w:sz w:val="20"/>
        </w:rPr>
        <w:t>54</w:t>
      </w:r>
      <w:r w:rsidRPr="00E661BE">
        <w:rPr>
          <w:rFonts w:ascii="Arial" w:hAnsi="Arial" w:cs="Arial"/>
          <w:sz w:val="20"/>
        </w:rPr>
        <w:t>, 3390–3394 (2010).</w:t>
      </w:r>
    </w:p>
    <w:p w14:paraId="2022700E"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27.</w:t>
      </w:r>
      <w:r w:rsidRPr="00E661BE">
        <w:rPr>
          <w:rFonts w:ascii="Arial" w:hAnsi="Arial" w:cs="Arial"/>
          <w:sz w:val="20"/>
        </w:rPr>
        <w:tab/>
        <w:t xml:space="preserve">Langdon, G. </w:t>
      </w:r>
      <w:r w:rsidRPr="00E661BE">
        <w:rPr>
          <w:rFonts w:ascii="Arial" w:hAnsi="Arial" w:cs="Arial"/>
          <w:i/>
          <w:iCs/>
          <w:sz w:val="20"/>
        </w:rPr>
        <w:t>et al.</w:t>
      </w:r>
      <w:r w:rsidRPr="00E661BE">
        <w:rPr>
          <w:rFonts w:ascii="Arial" w:hAnsi="Arial" w:cs="Arial"/>
          <w:sz w:val="20"/>
        </w:rPr>
        <w:t xml:space="preserve"> Population Pharmacokinetics of Rifapentine and Its Primary Desacetyl Metabolite in South African Tuberculosis Patients. </w:t>
      </w:r>
      <w:r w:rsidRPr="00E661BE">
        <w:rPr>
          <w:rFonts w:ascii="Arial" w:hAnsi="Arial" w:cs="Arial"/>
          <w:i/>
          <w:iCs/>
          <w:sz w:val="20"/>
        </w:rPr>
        <w:t>Antimicrob. Agents Chemother.</w:t>
      </w:r>
      <w:r w:rsidRPr="00E661BE">
        <w:rPr>
          <w:rFonts w:ascii="Arial" w:hAnsi="Arial" w:cs="Arial"/>
          <w:sz w:val="20"/>
        </w:rPr>
        <w:t xml:space="preserve"> </w:t>
      </w:r>
      <w:r w:rsidRPr="00E661BE">
        <w:rPr>
          <w:rFonts w:ascii="Arial" w:hAnsi="Arial" w:cs="Arial"/>
          <w:b/>
          <w:bCs/>
          <w:sz w:val="20"/>
        </w:rPr>
        <w:t>49</w:t>
      </w:r>
      <w:r w:rsidRPr="00E661BE">
        <w:rPr>
          <w:rFonts w:ascii="Arial" w:hAnsi="Arial" w:cs="Arial"/>
          <w:sz w:val="20"/>
        </w:rPr>
        <w:t>, 4429–4436 (2005).</w:t>
      </w:r>
    </w:p>
    <w:p w14:paraId="64318DCB"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28.</w:t>
      </w:r>
      <w:r w:rsidRPr="00E661BE">
        <w:rPr>
          <w:rFonts w:ascii="Arial" w:hAnsi="Arial" w:cs="Arial"/>
          <w:sz w:val="20"/>
        </w:rPr>
        <w:tab/>
      </w:r>
      <w:r w:rsidRPr="00E661BE">
        <w:rPr>
          <w:rFonts w:ascii="Arial" w:hAnsi="Arial" w:cs="Arial"/>
          <w:i/>
          <w:iCs/>
          <w:sz w:val="20"/>
        </w:rPr>
        <w:t>TB/VIH manuel clinique</w:t>
      </w:r>
      <w:r w:rsidRPr="00E661BE">
        <w:rPr>
          <w:rFonts w:ascii="Arial" w:hAnsi="Arial" w:cs="Arial"/>
          <w:sz w:val="20"/>
        </w:rPr>
        <w:t>. (2005).</w:t>
      </w:r>
    </w:p>
    <w:p w14:paraId="5C19943D"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29.</w:t>
      </w:r>
      <w:r w:rsidRPr="00E661BE">
        <w:rPr>
          <w:rFonts w:ascii="Arial" w:hAnsi="Arial" w:cs="Arial"/>
          <w:sz w:val="20"/>
        </w:rPr>
        <w:tab/>
        <w:t xml:space="preserve">World Health Organization. </w:t>
      </w:r>
      <w:r w:rsidRPr="00E661BE">
        <w:rPr>
          <w:rFonts w:ascii="Arial" w:hAnsi="Arial" w:cs="Arial"/>
          <w:i/>
          <w:iCs/>
          <w:sz w:val="20"/>
        </w:rPr>
        <w:t>Antiretroviral Threapy for HIV Infection in Adults and Adolescents: Recommendations for a public health approach</w:t>
      </w:r>
      <w:r w:rsidRPr="00E661BE">
        <w:rPr>
          <w:rFonts w:ascii="Arial" w:hAnsi="Arial" w:cs="Arial"/>
          <w:sz w:val="20"/>
        </w:rPr>
        <w:t>. (WHO, 2010).</w:t>
      </w:r>
    </w:p>
    <w:p w14:paraId="5C58CCCA"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30.</w:t>
      </w:r>
      <w:r w:rsidRPr="00E661BE">
        <w:rPr>
          <w:rFonts w:ascii="Arial" w:hAnsi="Arial" w:cs="Arial"/>
          <w:sz w:val="20"/>
        </w:rPr>
        <w:tab/>
        <w:t xml:space="preserve">Schutz, C., Meintjes, G., Almajid, F., Wilkinson, R. J. &amp; Pozniak, A. Clinical management of tuberculosis and HIV-1 co-infection. </w:t>
      </w:r>
      <w:r w:rsidRPr="00E661BE">
        <w:rPr>
          <w:rFonts w:ascii="Arial" w:hAnsi="Arial" w:cs="Arial"/>
          <w:i/>
          <w:iCs/>
          <w:sz w:val="20"/>
        </w:rPr>
        <w:t>Eur. Respir. J.</w:t>
      </w:r>
      <w:r w:rsidRPr="00E661BE">
        <w:rPr>
          <w:rFonts w:ascii="Arial" w:hAnsi="Arial" w:cs="Arial"/>
          <w:sz w:val="20"/>
        </w:rPr>
        <w:t xml:space="preserve"> </w:t>
      </w:r>
      <w:r w:rsidRPr="00E661BE">
        <w:rPr>
          <w:rFonts w:ascii="Arial" w:hAnsi="Arial" w:cs="Arial"/>
          <w:b/>
          <w:bCs/>
          <w:sz w:val="20"/>
        </w:rPr>
        <w:t>36</w:t>
      </w:r>
      <w:r w:rsidRPr="00E661BE">
        <w:rPr>
          <w:rFonts w:ascii="Arial" w:hAnsi="Arial" w:cs="Arial"/>
          <w:sz w:val="20"/>
        </w:rPr>
        <w:t>, 1460–1481 (2010).</w:t>
      </w:r>
    </w:p>
    <w:p w14:paraId="55B5390C"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31.</w:t>
      </w:r>
      <w:r w:rsidRPr="00E661BE">
        <w:rPr>
          <w:rFonts w:ascii="Arial" w:hAnsi="Arial" w:cs="Arial"/>
          <w:sz w:val="20"/>
        </w:rPr>
        <w:tab/>
        <w:t xml:space="preserve">Swaminathan, S. &amp; Ramachandran, G. Role of pharmacogenomics in the treatment of tuberculosis: a review. </w:t>
      </w:r>
      <w:r w:rsidRPr="00E661BE">
        <w:rPr>
          <w:rFonts w:ascii="Arial" w:hAnsi="Arial" w:cs="Arial"/>
          <w:i/>
          <w:iCs/>
          <w:sz w:val="20"/>
        </w:rPr>
        <w:t>Pharmacogenomics Pers. Med.</w:t>
      </w:r>
      <w:r w:rsidRPr="00E661BE">
        <w:rPr>
          <w:rFonts w:ascii="Arial" w:hAnsi="Arial" w:cs="Arial"/>
          <w:sz w:val="20"/>
        </w:rPr>
        <w:t xml:space="preserve"> 89 (2012) doi:10.2147/PGPM.S15454.</w:t>
      </w:r>
    </w:p>
    <w:p w14:paraId="245A6F22"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lastRenderedPageBreak/>
        <w:t>32.</w:t>
      </w:r>
      <w:r w:rsidRPr="00E661BE">
        <w:rPr>
          <w:rFonts w:ascii="Arial" w:hAnsi="Arial" w:cs="Arial"/>
          <w:sz w:val="20"/>
        </w:rPr>
        <w:tab/>
        <w:t xml:space="preserve">Chigutsa, E. </w:t>
      </w:r>
      <w:r w:rsidRPr="00E661BE">
        <w:rPr>
          <w:rFonts w:ascii="Arial" w:hAnsi="Arial" w:cs="Arial"/>
          <w:i/>
          <w:iCs/>
          <w:sz w:val="20"/>
        </w:rPr>
        <w:t>et al.</w:t>
      </w:r>
      <w:r w:rsidRPr="00E661BE">
        <w:rPr>
          <w:rFonts w:ascii="Arial" w:hAnsi="Arial" w:cs="Arial"/>
          <w:sz w:val="20"/>
        </w:rPr>
        <w:t xml:space="preserve"> The </w:t>
      </w:r>
      <w:r w:rsidRPr="00E661BE">
        <w:rPr>
          <w:rFonts w:ascii="Arial" w:hAnsi="Arial" w:cs="Arial"/>
          <w:i/>
          <w:iCs/>
          <w:sz w:val="20"/>
        </w:rPr>
        <w:t>SLCO1B1</w:t>
      </w:r>
      <w:r w:rsidRPr="00E661BE">
        <w:rPr>
          <w:rFonts w:ascii="Arial" w:hAnsi="Arial" w:cs="Arial"/>
          <w:sz w:val="20"/>
        </w:rPr>
        <w:t xml:space="preserve"> rs4149032 Polymorphism Is Highly Prevalent in South Africans and Is Associated with Reduced Rifampin Concentrations: Dosing Implications. </w:t>
      </w:r>
      <w:r w:rsidRPr="00E661BE">
        <w:rPr>
          <w:rFonts w:ascii="Arial" w:hAnsi="Arial" w:cs="Arial"/>
          <w:i/>
          <w:iCs/>
          <w:sz w:val="20"/>
        </w:rPr>
        <w:t>Antimicrob. Agents Chemother.</w:t>
      </w:r>
      <w:r w:rsidRPr="00E661BE">
        <w:rPr>
          <w:rFonts w:ascii="Arial" w:hAnsi="Arial" w:cs="Arial"/>
          <w:sz w:val="20"/>
        </w:rPr>
        <w:t xml:space="preserve"> </w:t>
      </w:r>
      <w:r w:rsidRPr="00E661BE">
        <w:rPr>
          <w:rFonts w:ascii="Arial" w:hAnsi="Arial" w:cs="Arial"/>
          <w:b/>
          <w:bCs/>
          <w:sz w:val="20"/>
        </w:rPr>
        <w:t>55</w:t>
      </w:r>
      <w:r w:rsidRPr="00E661BE">
        <w:rPr>
          <w:rFonts w:ascii="Arial" w:hAnsi="Arial" w:cs="Arial"/>
          <w:sz w:val="20"/>
        </w:rPr>
        <w:t>, 4122–4127 (2011).</w:t>
      </w:r>
    </w:p>
    <w:p w14:paraId="3C6622CD"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33.</w:t>
      </w:r>
      <w:r w:rsidRPr="00E661BE">
        <w:rPr>
          <w:rFonts w:ascii="Arial" w:hAnsi="Arial" w:cs="Arial"/>
          <w:sz w:val="20"/>
        </w:rPr>
        <w:tab/>
        <w:t>R Core Team (2013). R: A language and environment for statistical computing. R Foundation for Statistical Computing, Vienna, Austria. URL http://www.R-project.org/.</w:t>
      </w:r>
    </w:p>
    <w:p w14:paraId="3551D5D6"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34.</w:t>
      </w:r>
      <w:r w:rsidRPr="00E661BE">
        <w:rPr>
          <w:rFonts w:ascii="Arial" w:hAnsi="Arial" w:cs="Arial"/>
          <w:sz w:val="20"/>
        </w:rPr>
        <w:tab/>
        <w:t>Jonsson, E. Niclas, and Mats O. Karlsson. ‘Xpose—an S-PLUS based population pharmacokinetic/pharmacodynamic model building aid for NONMEM.’ Computer methods and programs in biomedicine 58.1 (1998): 51-64.</w:t>
      </w:r>
    </w:p>
    <w:p w14:paraId="1F853189"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35.</w:t>
      </w:r>
      <w:r w:rsidRPr="00E661BE">
        <w:rPr>
          <w:rFonts w:ascii="Arial" w:hAnsi="Arial" w:cs="Arial"/>
          <w:sz w:val="20"/>
        </w:rPr>
        <w:tab/>
        <w:t>Keizer, R. J. ‘R library to create visual predictive checks. The vpc package.’ (2019).</w:t>
      </w:r>
    </w:p>
    <w:p w14:paraId="53CA107D" w14:textId="77777777" w:rsidR="00E661BE" w:rsidRPr="00E661BE" w:rsidRDefault="00E661BE" w:rsidP="00E661BE">
      <w:pPr>
        <w:pStyle w:val="Bibliography"/>
        <w:tabs>
          <w:tab w:val="clear" w:pos="260"/>
          <w:tab w:val="left" w:pos="360"/>
        </w:tabs>
        <w:ind w:left="360" w:hanging="360"/>
        <w:rPr>
          <w:rFonts w:ascii="Arial" w:hAnsi="Arial" w:cs="Arial"/>
          <w:sz w:val="20"/>
        </w:rPr>
      </w:pPr>
      <w:r w:rsidRPr="00E661BE">
        <w:rPr>
          <w:rFonts w:ascii="Arial" w:hAnsi="Arial" w:cs="Arial"/>
          <w:sz w:val="20"/>
        </w:rPr>
        <w:t>36.</w:t>
      </w:r>
      <w:r w:rsidRPr="00E661BE">
        <w:rPr>
          <w:rFonts w:ascii="Arial" w:hAnsi="Arial" w:cs="Arial"/>
          <w:sz w:val="20"/>
        </w:rPr>
        <w:tab/>
        <w:t>Lindbom, Lars, Jakob Ribbing, and E. Niclas Jonsson. ‘Perl-speaks-NONMEM (PsN)—a Perl module for NONMEM related programming.’ Computer methods and programs in biomedicine 75.2 (2004): 85-94.</w:t>
      </w:r>
    </w:p>
    <w:p w14:paraId="67FA1EFD" w14:textId="7056A84F" w:rsidR="00883702" w:rsidRPr="003A372C" w:rsidRDefault="00A715E9" w:rsidP="00E661BE">
      <w:pPr>
        <w:pStyle w:val="Bibliography"/>
        <w:tabs>
          <w:tab w:val="clear" w:pos="260"/>
          <w:tab w:val="left" w:pos="360"/>
        </w:tabs>
        <w:ind w:left="360" w:hanging="360"/>
        <w:rPr>
          <w:rFonts w:ascii="Arial" w:hAnsi="Arial" w:cs="Arial"/>
          <w:b/>
          <w:bCs/>
          <w:sz w:val="22"/>
          <w:szCs w:val="22"/>
        </w:rPr>
      </w:pPr>
      <w:r w:rsidRPr="00A715E9">
        <w:rPr>
          <w:rFonts w:ascii="Arial" w:hAnsi="Arial" w:cs="Arial"/>
          <w:b/>
          <w:bCs/>
          <w:sz w:val="20"/>
          <w:szCs w:val="20"/>
        </w:rPr>
        <w:fldChar w:fldCharType="end"/>
      </w:r>
      <w:r w:rsidR="00C23FDF">
        <w:rPr>
          <w:rStyle w:val="CommentReference"/>
        </w:rPr>
        <w:commentReference w:id="238"/>
      </w:r>
      <w:r w:rsidR="00687DF1" w:rsidRPr="00687DF1">
        <w:rPr>
          <w:rFonts w:ascii="Arial" w:hAnsi="Arial" w:cs="Arial"/>
          <w:b/>
          <w:bCs/>
          <w:sz w:val="22"/>
          <w:szCs w:val="22"/>
        </w:rPr>
        <w:br w:type="page"/>
      </w:r>
    </w:p>
    <w:tbl>
      <w:tblPr>
        <w:tblStyle w:val="PlainTable5"/>
        <w:tblpPr w:leftFromText="187" w:rightFromText="187" w:vertAnchor="page" w:horzAnchor="margin" w:tblpY="2446"/>
        <w:tblW w:w="10798" w:type="dxa"/>
        <w:tblLayout w:type="fixed"/>
        <w:tblLook w:val="04A0" w:firstRow="1" w:lastRow="0" w:firstColumn="1" w:lastColumn="0" w:noHBand="0" w:noVBand="1"/>
      </w:tblPr>
      <w:tblGrid>
        <w:gridCol w:w="4497"/>
        <w:gridCol w:w="2070"/>
        <w:gridCol w:w="2070"/>
        <w:gridCol w:w="2161"/>
      </w:tblGrid>
      <w:tr w:rsidR="00BE7347" w:rsidRPr="008D16C5" w14:paraId="3984E9A4" w14:textId="77777777" w:rsidTr="00BE7347">
        <w:trPr>
          <w:cnfStyle w:val="100000000000" w:firstRow="1" w:lastRow="0" w:firstColumn="0" w:lastColumn="0" w:oddVBand="0" w:evenVBand="0" w:oddHBand="0" w:evenHBand="0" w:firstRowFirstColumn="0" w:firstRowLastColumn="0" w:lastRowFirstColumn="0" w:lastRowLastColumn="0"/>
          <w:trHeight w:val="428"/>
        </w:trPr>
        <w:tc>
          <w:tcPr>
            <w:cnfStyle w:val="001000000100" w:firstRow="0" w:lastRow="0" w:firstColumn="1" w:lastColumn="0" w:oddVBand="0" w:evenVBand="0" w:oddHBand="0" w:evenHBand="0" w:firstRowFirstColumn="1" w:firstRowLastColumn="0" w:lastRowFirstColumn="0" w:lastRowLastColumn="0"/>
            <w:tcW w:w="4497" w:type="dxa"/>
            <w:noWrap/>
            <w:hideMark/>
          </w:tcPr>
          <w:p w14:paraId="26F56A36" w14:textId="77777777" w:rsidR="00BE7347" w:rsidRPr="008D16C5" w:rsidRDefault="00BE7347" w:rsidP="00BE7347">
            <w:pPr>
              <w:ind w:right="630"/>
              <w:jc w:val="left"/>
              <w:rPr>
                <w:rFonts w:ascii="Arial" w:eastAsia="Times New Roman" w:hAnsi="Arial" w:cs="Arial"/>
                <w:color w:val="000000"/>
                <w:sz w:val="16"/>
                <w:szCs w:val="16"/>
              </w:rPr>
            </w:pPr>
          </w:p>
        </w:tc>
        <w:tc>
          <w:tcPr>
            <w:tcW w:w="2070" w:type="dxa"/>
            <w:vAlign w:val="bottom"/>
            <w:hideMark/>
          </w:tcPr>
          <w:p w14:paraId="2FF851BD" w14:textId="77777777" w:rsidR="00BE7347" w:rsidRPr="008D16C5" w:rsidRDefault="00BE7347" w:rsidP="00BE734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Arm 2</w:t>
            </w:r>
            <w:r w:rsidRPr="008D16C5">
              <w:rPr>
                <w:rFonts w:ascii="Arial" w:eastAsia="Times New Roman" w:hAnsi="Arial" w:cs="Arial"/>
                <w:b/>
                <w:bCs/>
                <w:i w:val="0"/>
                <w:iCs w:val="0"/>
                <w:color w:val="000000"/>
                <w:sz w:val="16"/>
                <w:szCs w:val="16"/>
              </w:rPr>
              <w:br/>
              <w:t>2HPZE/2HP</w:t>
            </w:r>
          </w:p>
        </w:tc>
        <w:tc>
          <w:tcPr>
            <w:tcW w:w="2070" w:type="dxa"/>
            <w:vAlign w:val="bottom"/>
            <w:hideMark/>
          </w:tcPr>
          <w:p w14:paraId="64649B5F" w14:textId="77777777" w:rsidR="00BE7347" w:rsidRPr="008D16C5" w:rsidRDefault="00BE7347" w:rsidP="00BE734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Arm 3</w:t>
            </w:r>
            <w:r w:rsidRPr="008D16C5">
              <w:rPr>
                <w:rFonts w:ascii="Arial" w:eastAsia="Times New Roman" w:hAnsi="Arial" w:cs="Arial"/>
                <w:b/>
                <w:bCs/>
                <w:i w:val="0"/>
                <w:iCs w:val="0"/>
                <w:color w:val="000000"/>
                <w:sz w:val="16"/>
                <w:szCs w:val="16"/>
              </w:rPr>
              <w:br/>
              <w:t>2HPZM/2HPM</w:t>
            </w:r>
          </w:p>
        </w:tc>
        <w:tc>
          <w:tcPr>
            <w:tcW w:w="2161" w:type="dxa"/>
            <w:noWrap/>
            <w:vAlign w:val="bottom"/>
            <w:hideMark/>
          </w:tcPr>
          <w:p w14:paraId="02A971F1" w14:textId="77777777" w:rsidR="00BE7347" w:rsidRPr="008D16C5" w:rsidRDefault="00BE7347" w:rsidP="00BE734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Total</w:t>
            </w:r>
          </w:p>
        </w:tc>
      </w:tr>
      <w:tr w:rsidR="00BE7347" w:rsidRPr="008D16C5" w14:paraId="2A9B563C"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tcBorders>
              <w:top w:val="single" w:sz="4" w:space="0" w:color="7F7F7F" w:themeColor="text1" w:themeTint="80"/>
            </w:tcBorders>
            <w:shd w:val="clear" w:color="auto" w:fill="F2F2F2" w:themeFill="background1" w:themeFillShade="F2"/>
            <w:noWrap/>
          </w:tcPr>
          <w:p w14:paraId="3B04102C"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PHARMACOKINETIC SAMPLING *</w:t>
            </w:r>
          </w:p>
        </w:tc>
        <w:tc>
          <w:tcPr>
            <w:tcW w:w="2070" w:type="dxa"/>
            <w:tcBorders>
              <w:top w:val="single" w:sz="4" w:space="0" w:color="7F7F7F" w:themeColor="text1" w:themeTint="80"/>
            </w:tcBorders>
            <w:noWrap/>
          </w:tcPr>
          <w:p w14:paraId="25ED3F6D"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c>
          <w:tcPr>
            <w:tcW w:w="2070" w:type="dxa"/>
            <w:tcBorders>
              <w:top w:val="single" w:sz="4" w:space="0" w:color="7F7F7F" w:themeColor="text1" w:themeTint="80"/>
            </w:tcBorders>
            <w:noWrap/>
          </w:tcPr>
          <w:p w14:paraId="19A71177"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c>
          <w:tcPr>
            <w:tcW w:w="2161" w:type="dxa"/>
            <w:tcBorders>
              <w:top w:val="single" w:sz="4" w:space="0" w:color="7F7F7F" w:themeColor="text1" w:themeTint="80"/>
            </w:tcBorders>
            <w:noWrap/>
          </w:tcPr>
          <w:p w14:paraId="3955C60B"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r>
      <w:tr w:rsidR="00BE7347" w:rsidRPr="008D16C5" w14:paraId="5B8C5876"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tcPr>
          <w:p w14:paraId="24480527" w14:textId="77777777" w:rsidR="00BE7347" w:rsidRPr="008D16C5" w:rsidRDefault="00BE7347" w:rsidP="00BE7347">
            <w:pPr>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Total Participants</w:t>
            </w:r>
          </w:p>
        </w:tc>
        <w:tc>
          <w:tcPr>
            <w:tcW w:w="2070" w:type="dxa"/>
            <w:noWrap/>
            <w:vAlign w:val="center"/>
          </w:tcPr>
          <w:p w14:paraId="79FA7C5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N=786</w:t>
            </w:r>
          </w:p>
        </w:tc>
        <w:tc>
          <w:tcPr>
            <w:tcW w:w="2070" w:type="dxa"/>
            <w:noWrap/>
            <w:vAlign w:val="center"/>
          </w:tcPr>
          <w:p w14:paraId="1980E0E9"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N=794</w:t>
            </w:r>
          </w:p>
        </w:tc>
        <w:tc>
          <w:tcPr>
            <w:tcW w:w="2161" w:type="dxa"/>
            <w:noWrap/>
            <w:vAlign w:val="center"/>
          </w:tcPr>
          <w:p w14:paraId="00411341"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N=1580</w:t>
            </w:r>
          </w:p>
        </w:tc>
      </w:tr>
      <w:tr w:rsidR="00BE7347" w:rsidRPr="008D16C5" w14:paraId="48D7DBC3"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tcPr>
          <w:p w14:paraId="322A9B62" w14:textId="77777777" w:rsidR="00BE7347" w:rsidRPr="008D16C5" w:rsidRDefault="00BE7347" w:rsidP="00BE7347">
            <w:pPr>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Intensive Sampling Participants</w:t>
            </w:r>
          </w:p>
        </w:tc>
        <w:tc>
          <w:tcPr>
            <w:tcW w:w="2070" w:type="dxa"/>
            <w:noWrap/>
            <w:vAlign w:val="center"/>
          </w:tcPr>
          <w:p w14:paraId="2797D1C6"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N=27 (486 samples)</w:t>
            </w:r>
          </w:p>
        </w:tc>
        <w:tc>
          <w:tcPr>
            <w:tcW w:w="2070" w:type="dxa"/>
            <w:noWrap/>
            <w:vAlign w:val="center"/>
          </w:tcPr>
          <w:p w14:paraId="0657643D"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N=26 (458 samples)</w:t>
            </w:r>
          </w:p>
        </w:tc>
        <w:tc>
          <w:tcPr>
            <w:tcW w:w="2161" w:type="dxa"/>
            <w:noWrap/>
            <w:vAlign w:val="center"/>
          </w:tcPr>
          <w:p w14:paraId="61AD1A53"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N=53 (944 samples)</w:t>
            </w:r>
          </w:p>
        </w:tc>
      </w:tr>
      <w:tr w:rsidR="00BE7347" w:rsidRPr="008D16C5" w14:paraId="6926577B"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tcPr>
          <w:p w14:paraId="1C169A1D" w14:textId="77777777" w:rsidR="00BE7347" w:rsidRPr="008D16C5" w:rsidRDefault="00BE7347" w:rsidP="00BE7347">
            <w:pPr>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Sparse Sampling Participants</w:t>
            </w:r>
          </w:p>
        </w:tc>
        <w:tc>
          <w:tcPr>
            <w:tcW w:w="2070" w:type="dxa"/>
            <w:noWrap/>
            <w:vAlign w:val="center"/>
          </w:tcPr>
          <w:p w14:paraId="2A230EF2"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N=759 (4528 samples)</w:t>
            </w:r>
          </w:p>
        </w:tc>
        <w:tc>
          <w:tcPr>
            <w:tcW w:w="2070" w:type="dxa"/>
            <w:noWrap/>
            <w:vAlign w:val="center"/>
          </w:tcPr>
          <w:p w14:paraId="1E012D89"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N=768 (4584 samples)</w:t>
            </w:r>
          </w:p>
        </w:tc>
        <w:tc>
          <w:tcPr>
            <w:tcW w:w="2161" w:type="dxa"/>
            <w:noWrap/>
            <w:vAlign w:val="center"/>
          </w:tcPr>
          <w:p w14:paraId="2E3CAF8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N=1527 (9112 samples)</w:t>
            </w:r>
          </w:p>
        </w:tc>
      </w:tr>
      <w:tr w:rsidR="00BE7347" w:rsidRPr="008D16C5" w14:paraId="226CEA9F"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tcBorders>
              <w:bottom w:val="single" w:sz="4" w:space="0" w:color="auto"/>
            </w:tcBorders>
            <w:shd w:val="clear" w:color="auto" w:fill="F2F2F2" w:themeFill="background1" w:themeFillShade="F2"/>
            <w:noWrap/>
          </w:tcPr>
          <w:p w14:paraId="7EF70589" w14:textId="77777777" w:rsidR="00BE7347" w:rsidRPr="008D16C5" w:rsidRDefault="00BE7347" w:rsidP="00BE7347">
            <w:pPr>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Below Limit of Quantification</w:t>
            </w:r>
          </w:p>
        </w:tc>
        <w:tc>
          <w:tcPr>
            <w:tcW w:w="2070" w:type="dxa"/>
            <w:tcBorders>
              <w:bottom w:val="single" w:sz="4" w:space="0" w:color="auto"/>
            </w:tcBorders>
            <w:noWrap/>
            <w:vAlign w:val="center"/>
          </w:tcPr>
          <w:p w14:paraId="659C62A3"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10 samples</w:t>
            </w:r>
          </w:p>
        </w:tc>
        <w:tc>
          <w:tcPr>
            <w:tcW w:w="2070" w:type="dxa"/>
            <w:tcBorders>
              <w:bottom w:val="single" w:sz="4" w:space="0" w:color="auto"/>
            </w:tcBorders>
            <w:noWrap/>
            <w:vAlign w:val="center"/>
          </w:tcPr>
          <w:p w14:paraId="3B80E972"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14 samples</w:t>
            </w:r>
          </w:p>
        </w:tc>
        <w:tc>
          <w:tcPr>
            <w:tcW w:w="2161" w:type="dxa"/>
            <w:tcBorders>
              <w:bottom w:val="single" w:sz="4" w:space="0" w:color="auto"/>
            </w:tcBorders>
            <w:noWrap/>
            <w:vAlign w:val="center"/>
          </w:tcPr>
          <w:p w14:paraId="5B889946"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24 samples</w:t>
            </w:r>
          </w:p>
        </w:tc>
      </w:tr>
      <w:tr w:rsidR="00BE7347" w:rsidRPr="008D16C5" w14:paraId="1CD75CB0"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tcBorders>
              <w:top w:val="single" w:sz="4" w:space="0" w:color="auto"/>
            </w:tcBorders>
            <w:noWrap/>
            <w:hideMark/>
          </w:tcPr>
          <w:p w14:paraId="4771A795"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DEMOGRAPHIC FACTORS</w:t>
            </w:r>
          </w:p>
        </w:tc>
        <w:tc>
          <w:tcPr>
            <w:tcW w:w="2070" w:type="dxa"/>
            <w:tcBorders>
              <w:top w:val="single" w:sz="4" w:space="0" w:color="auto"/>
            </w:tcBorders>
            <w:noWrap/>
            <w:vAlign w:val="center"/>
            <w:hideMark/>
          </w:tcPr>
          <w:p w14:paraId="6E36E674"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070" w:type="dxa"/>
            <w:tcBorders>
              <w:top w:val="single" w:sz="4" w:space="0" w:color="auto"/>
            </w:tcBorders>
            <w:noWrap/>
            <w:vAlign w:val="center"/>
            <w:hideMark/>
          </w:tcPr>
          <w:p w14:paraId="4B33DC7D"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161" w:type="dxa"/>
            <w:tcBorders>
              <w:top w:val="single" w:sz="4" w:space="0" w:color="auto"/>
            </w:tcBorders>
            <w:noWrap/>
            <w:vAlign w:val="center"/>
            <w:hideMark/>
          </w:tcPr>
          <w:p w14:paraId="1F9E7410"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r>
      <w:tr w:rsidR="00BE7347" w:rsidRPr="008D16C5" w14:paraId="134D8C77"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0D0B7B5F"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Age [years] </w:t>
            </w:r>
          </w:p>
        </w:tc>
        <w:tc>
          <w:tcPr>
            <w:tcW w:w="2070" w:type="dxa"/>
            <w:noWrap/>
            <w:vAlign w:val="center"/>
            <w:hideMark/>
          </w:tcPr>
          <w:p w14:paraId="0C889E2B"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31 (18 – 59)</w:t>
            </w:r>
          </w:p>
        </w:tc>
        <w:tc>
          <w:tcPr>
            <w:tcW w:w="2070" w:type="dxa"/>
            <w:noWrap/>
            <w:vAlign w:val="center"/>
            <w:hideMark/>
          </w:tcPr>
          <w:p w14:paraId="70288301"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31 (17 – 60)</w:t>
            </w:r>
          </w:p>
        </w:tc>
        <w:tc>
          <w:tcPr>
            <w:tcW w:w="2161" w:type="dxa"/>
            <w:noWrap/>
            <w:vAlign w:val="center"/>
            <w:hideMark/>
          </w:tcPr>
          <w:p w14:paraId="5D369DB8"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DengXian" w:hAnsi="Arial" w:cs="Arial"/>
                <w:kern w:val="24"/>
                <w:sz w:val="16"/>
                <w:szCs w:val="16"/>
              </w:rPr>
              <w:t>31 (17-60)</w:t>
            </w:r>
          </w:p>
        </w:tc>
      </w:tr>
      <w:tr w:rsidR="00BE7347" w:rsidRPr="008D16C5" w14:paraId="03DFDF94"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211264EF"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Male Sex </w:t>
            </w:r>
          </w:p>
        </w:tc>
        <w:tc>
          <w:tcPr>
            <w:tcW w:w="2070" w:type="dxa"/>
            <w:noWrap/>
            <w:vAlign w:val="center"/>
            <w:hideMark/>
          </w:tcPr>
          <w:p w14:paraId="59B6E509"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558 (71.0)</w:t>
            </w:r>
          </w:p>
        </w:tc>
        <w:tc>
          <w:tcPr>
            <w:tcW w:w="2070" w:type="dxa"/>
            <w:noWrap/>
            <w:vAlign w:val="center"/>
            <w:hideMark/>
          </w:tcPr>
          <w:p w14:paraId="587D7DA8"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567 (71.4)</w:t>
            </w:r>
          </w:p>
        </w:tc>
        <w:tc>
          <w:tcPr>
            <w:tcW w:w="2161" w:type="dxa"/>
            <w:noWrap/>
            <w:vAlign w:val="center"/>
            <w:hideMark/>
          </w:tcPr>
          <w:p w14:paraId="614A8BBE"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DengXian" w:hAnsi="Arial" w:cs="Arial"/>
                <w:color w:val="000000" w:themeColor="dark1"/>
                <w:kern w:val="24"/>
                <w:sz w:val="16"/>
                <w:szCs w:val="16"/>
              </w:rPr>
              <w:t>1125 (71)</w:t>
            </w:r>
          </w:p>
        </w:tc>
      </w:tr>
      <w:tr w:rsidR="00BE7347" w:rsidRPr="008D16C5" w14:paraId="53FF5EA1"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3E90E54A"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Height [cm] </w:t>
            </w:r>
          </w:p>
        </w:tc>
        <w:tc>
          <w:tcPr>
            <w:tcW w:w="2070" w:type="dxa"/>
            <w:noWrap/>
            <w:vAlign w:val="center"/>
            <w:hideMark/>
          </w:tcPr>
          <w:p w14:paraId="57B92E62"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167 (151 – 182)</w:t>
            </w:r>
          </w:p>
        </w:tc>
        <w:tc>
          <w:tcPr>
            <w:tcW w:w="2070" w:type="dxa"/>
            <w:noWrap/>
            <w:vAlign w:val="center"/>
            <w:hideMark/>
          </w:tcPr>
          <w:p w14:paraId="76355205"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167 (151 – 183)</w:t>
            </w:r>
          </w:p>
        </w:tc>
        <w:tc>
          <w:tcPr>
            <w:tcW w:w="2161" w:type="dxa"/>
            <w:noWrap/>
            <w:vAlign w:val="center"/>
            <w:hideMark/>
          </w:tcPr>
          <w:p w14:paraId="769883A6"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167 (151 – 182)</w:t>
            </w:r>
          </w:p>
        </w:tc>
      </w:tr>
      <w:tr w:rsidR="00BE7347" w:rsidRPr="008D16C5" w14:paraId="1AFF22CA"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06DE32EA"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Weight [kg] </w:t>
            </w:r>
          </w:p>
        </w:tc>
        <w:tc>
          <w:tcPr>
            <w:tcW w:w="2070" w:type="dxa"/>
            <w:noWrap/>
            <w:vAlign w:val="center"/>
            <w:hideMark/>
          </w:tcPr>
          <w:p w14:paraId="1553E81E"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53 (41 – 75)</w:t>
            </w:r>
          </w:p>
        </w:tc>
        <w:tc>
          <w:tcPr>
            <w:tcW w:w="2070" w:type="dxa"/>
            <w:noWrap/>
            <w:vAlign w:val="center"/>
            <w:hideMark/>
          </w:tcPr>
          <w:p w14:paraId="4EFC87B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53 (41 – 77)</w:t>
            </w:r>
          </w:p>
        </w:tc>
        <w:tc>
          <w:tcPr>
            <w:tcW w:w="2161" w:type="dxa"/>
            <w:noWrap/>
            <w:vAlign w:val="center"/>
            <w:hideMark/>
          </w:tcPr>
          <w:p w14:paraId="48EF2F87"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53 (41 -76)</w:t>
            </w:r>
          </w:p>
        </w:tc>
      </w:tr>
      <w:tr w:rsidR="00BE7347" w:rsidRPr="008D16C5" w14:paraId="7F501397"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48E66391"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BMI [kg/m2] </w:t>
            </w:r>
          </w:p>
        </w:tc>
        <w:tc>
          <w:tcPr>
            <w:tcW w:w="2070" w:type="dxa"/>
            <w:noWrap/>
            <w:vAlign w:val="center"/>
            <w:hideMark/>
          </w:tcPr>
          <w:p w14:paraId="498696C1"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19.00 (14.87 – 27.61)</w:t>
            </w:r>
          </w:p>
        </w:tc>
        <w:tc>
          <w:tcPr>
            <w:tcW w:w="2070" w:type="dxa"/>
            <w:noWrap/>
            <w:vAlign w:val="center"/>
            <w:hideMark/>
          </w:tcPr>
          <w:p w14:paraId="4B52453A"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18.99 (15.21 – 28.83)</w:t>
            </w:r>
          </w:p>
        </w:tc>
        <w:tc>
          <w:tcPr>
            <w:tcW w:w="2161" w:type="dxa"/>
            <w:noWrap/>
            <w:vAlign w:val="center"/>
          </w:tcPr>
          <w:p w14:paraId="2E36971E"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19.00 (15.05 – 28.02)</w:t>
            </w:r>
          </w:p>
        </w:tc>
      </w:tr>
      <w:tr w:rsidR="00BE7347" w:rsidRPr="008D16C5" w14:paraId="77FEE3EE"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3E0C82D0"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Race </w:t>
            </w:r>
          </w:p>
        </w:tc>
        <w:tc>
          <w:tcPr>
            <w:tcW w:w="2070" w:type="dxa"/>
            <w:noWrap/>
            <w:vAlign w:val="center"/>
            <w:hideMark/>
          </w:tcPr>
          <w:p w14:paraId="01034241"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070" w:type="dxa"/>
            <w:noWrap/>
            <w:vAlign w:val="center"/>
            <w:hideMark/>
          </w:tcPr>
          <w:p w14:paraId="75115F2C"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161" w:type="dxa"/>
            <w:noWrap/>
            <w:vAlign w:val="center"/>
          </w:tcPr>
          <w:p w14:paraId="367D1798"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r>
      <w:tr w:rsidR="00BE7347" w:rsidRPr="008D16C5" w14:paraId="461DEAC2"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087B06C5"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Black</w:t>
            </w:r>
          </w:p>
        </w:tc>
        <w:tc>
          <w:tcPr>
            <w:tcW w:w="2070" w:type="dxa"/>
            <w:noWrap/>
            <w:vAlign w:val="center"/>
            <w:hideMark/>
          </w:tcPr>
          <w:p w14:paraId="72BF56DB"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564 (72)</w:t>
            </w:r>
          </w:p>
        </w:tc>
        <w:tc>
          <w:tcPr>
            <w:tcW w:w="2070" w:type="dxa"/>
            <w:noWrap/>
            <w:vAlign w:val="center"/>
            <w:hideMark/>
          </w:tcPr>
          <w:p w14:paraId="3173FE9B"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558 (70)</w:t>
            </w:r>
          </w:p>
        </w:tc>
        <w:tc>
          <w:tcPr>
            <w:tcW w:w="2161" w:type="dxa"/>
            <w:noWrap/>
            <w:vAlign w:val="center"/>
          </w:tcPr>
          <w:p w14:paraId="49FB3B47"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DengXian" w:hAnsi="Arial" w:cs="Arial"/>
                <w:color w:val="000000" w:themeColor="dark1"/>
                <w:kern w:val="24"/>
                <w:sz w:val="16"/>
                <w:szCs w:val="16"/>
              </w:rPr>
              <w:t>1122 (71)</w:t>
            </w:r>
          </w:p>
        </w:tc>
      </w:tr>
      <w:tr w:rsidR="00BE7347" w:rsidRPr="008D16C5" w14:paraId="26F95631"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tcPr>
          <w:p w14:paraId="04C3F7C3"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Mixed/Multi-racial</w:t>
            </w:r>
          </w:p>
        </w:tc>
        <w:tc>
          <w:tcPr>
            <w:tcW w:w="2070" w:type="dxa"/>
            <w:noWrap/>
            <w:vAlign w:val="center"/>
          </w:tcPr>
          <w:p w14:paraId="6D049ACD"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126 (16)</w:t>
            </w:r>
          </w:p>
        </w:tc>
        <w:tc>
          <w:tcPr>
            <w:tcW w:w="2070" w:type="dxa"/>
            <w:noWrap/>
            <w:vAlign w:val="center"/>
          </w:tcPr>
          <w:p w14:paraId="64B395B1"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134 (17)</w:t>
            </w:r>
          </w:p>
        </w:tc>
        <w:tc>
          <w:tcPr>
            <w:tcW w:w="2161" w:type="dxa"/>
            <w:noWrap/>
            <w:vAlign w:val="center"/>
          </w:tcPr>
          <w:p w14:paraId="5882A4CE"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DengXian" w:hAnsi="Arial" w:cs="Arial"/>
                <w:color w:val="000000" w:themeColor="dark1"/>
                <w:kern w:val="24"/>
                <w:sz w:val="16"/>
                <w:szCs w:val="16"/>
              </w:rPr>
              <w:t>260 (16)</w:t>
            </w:r>
          </w:p>
        </w:tc>
      </w:tr>
      <w:tr w:rsidR="00BE7347" w:rsidRPr="008D16C5" w14:paraId="7BC82E48"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tcPr>
          <w:p w14:paraId="466C6A18"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Asian</w:t>
            </w:r>
          </w:p>
        </w:tc>
        <w:tc>
          <w:tcPr>
            <w:tcW w:w="2070" w:type="dxa"/>
            <w:noWrap/>
            <w:vAlign w:val="center"/>
          </w:tcPr>
          <w:p w14:paraId="482F01D2"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88 (11)</w:t>
            </w:r>
          </w:p>
        </w:tc>
        <w:tc>
          <w:tcPr>
            <w:tcW w:w="2070" w:type="dxa"/>
            <w:noWrap/>
            <w:vAlign w:val="center"/>
          </w:tcPr>
          <w:p w14:paraId="4E65ACBB"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90 (11)</w:t>
            </w:r>
          </w:p>
        </w:tc>
        <w:tc>
          <w:tcPr>
            <w:tcW w:w="2161" w:type="dxa"/>
            <w:noWrap/>
            <w:vAlign w:val="center"/>
          </w:tcPr>
          <w:p w14:paraId="2DA05ACD"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DengXian" w:hAnsi="Arial" w:cs="Arial"/>
                <w:color w:val="000000" w:themeColor="dark1"/>
                <w:kern w:val="24"/>
                <w:sz w:val="16"/>
                <w:szCs w:val="16"/>
              </w:rPr>
              <w:t>178 (11)</w:t>
            </w:r>
          </w:p>
        </w:tc>
      </w:tr>
      <w:tr w:rsidR="00BE7347" w:rsidRPr="008D16C5" w14:paraId="20DD1CA7"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49A468C2"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White</w:t>
            </w:r>
          </w:p>
        </w:tc>
        <w:tc>
          <w:tcPr>
            <w:tcW w:w="2070" w:type="dxa"/>
            <w:noWrap/>
            <w:vAlign w:val="center"/>
            <w:hideMark/>
          </w:tcPr>
          <w:p w14:paraId="4353A3D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8 (1)</w:t>
            </w:r>
          </w:p>
        </w:tc>
        <w:tc>
          <w:tcPr>
            <w:tcW w:w="2070" w:type="dxa"/>
            <w:noWrap/>
            <w:vAlign w:val="center"/>
            <w:hideMark/>
          </w:tcPr>
          <w:p w14:paraId="7AC0F58C"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12 (2)</w:t>
            </w:r>
          </w:p>
        </w:tc>
        <w:tc>
          <w:tcPr>
            <w:tcW w:w="2161" w:type="dxa"/>
            <w:noWrap/>
            <w:vAlign w:val="center"/>
          </w:tcPr>
          <w:p w14:paraId="5798ED8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DengXian" w:hAnsi="Arial" w:cs="Arial"/>
                <w:color w:val="000000" w:themeColor="dark1"/>
                <w:kern w:val="24"/>
                <w:sz w:val="16"/>
                <w:szCs w:val="16"/>
              </w:rPr>
              <w:t>20 (1)</w:t>
            </w:r>
          </w:p>
        </w:tc>
      </w:tr>
      <w:tr w:rsidR="00BE7347" w:rsidRPr="008D16C5" w14:paraId="3D8D5637"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tcBorders>
              <w:top w:val="single" w:sz="4" w:space="0" w:color="auto"/>
              <w:right w:val="single" w:sz="4" w:space="0" w:color="auto"/>
            </w:tcBorders>
            <w:shd w:val="clear" w:color="auto" w:fill="F2F2F2" w:themeFill="background1" w:themeFillShade="F2"/>
            <w:noWrap/>
          </w:tcPr>
          <w:p w14:paraId="5DA0E684"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CLINICAL FACTORS</w:t>
            </w:r>
          </w:p>
        </w:tc>
        <w:tc>
          <w:tcPr>
            <w:tcW w:w="2070" w:type="dxa"/>
            <w:tcBorders>
              <w:top w:val="single" w:sz="4" w:space="0" w:color="auto"/>
              <w:left w:val="single" w:sz="4" w:space="0" w:color="auto"/>
            </w:tcBorders>
            <w:noWrap/>
            <w:vAlign w:val="center"/>
          </w:tcPr>
          <w:p w14:paraId="00B84A79"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c>
          <w:tcPr>
            <w:tcW w:w="2070" w:type="dxa"/>
            <w:tcBorders>
              <w:top w:val="single" w:sz="4" w:space="0" w:color="auto"/>
            </w:tcBorders>
            <w:noWrap/>
            <w:vAlign w:val="center"/>
          </w:tcPr>
          <w:p w14:paraId="390DA261"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c>
          <w:tcPr>
            <w:tcW w:w="2161" w:type="dxa"/>
            <w:tcBorders>
              <w:top w:val="single" w:sz="4" w:space="0" w:color="auto"/>
            </w:tcBorders>
            <w:noWrap/>
            <w:vAlign w:val="center"/>
          </w:tcPr>
          <w:p w14:paraId="5B1B3356"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color w:val="000000" w:themeColor="dark1"/>
                <w:kern w:val="24"/>
                <w:sz w:val="16"/>
                <w:szCs w:val="16"/>
              </w:rPr>
            </w:pPr>
          </w:p>
        </w:tc>
      </w:tr>
      <w:tr w:rsidR="00BE7347" w:rsidRPr="008D16C5" w14:paraId="115B11B3"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72314C00"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African Clinical Site</w:t>
            </w:r>
          </w:p>
        </w:tc>
        <w:tc>
          <w:tcPr>
            <w:tcW w:w="2070" w:type="dxa"/>
            <w:noWrap/>
            <w:vAlign w:val="center"/>
            <w:hideMark/>
          </w:tcPr>
          <w:p w14:paraId="683D9BE7"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585 (74)</w:t>
            </w:r>
          </w:p>
        </w:tc>
        <w:tc>
          <w:tcPr>
            <w:tcW w:w="2070" w:type="dxa"/>
            <w:noWrap/>
            <w:vAlign w:val="center"/>
            <w:hideMark/>
          </w:tcPr>
          <w:p w14:paraId="1E92C928"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584 (74)</w:t>
            </w:r>
          </w:p>
        </w:tc>
        <w:tc>
          <w:tcPr>
            <w:tcW w:w="2161" w:type="dxa"/>
            <w:noWrap/>
            <w:vAlign w:val="center"/>
            <w:hideMark/>
          </w:tcPr>
          <w:p w14:paraId="003BCE04"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DengXian" w:hAnsi="Arial" w:cs="Arial"/>
                <w:color w:val="000000" w:themeColor="dark1"/>
                <w:kern w:val="24"/>
                <w:sz w:val="16"/>
                <w:szCs w:val="16"/>
              </w:rPr>
              <w:t>1169 (74)</w:t>
            </w:r>
          </w:p>
        </w:tc>
      </w:tr>
      <w:tr w:rsidR="00BE7347" w:rsidRPr="008D16C5" w14:paraId="7040A436"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tcPr>
          <w:p w14:paraId="6DC2B3E0"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Baseline Chest X-Ray Cavity</w:t>
            </w:r>
          </w:p>
        </w:tc>
        <w:tc>
          <w:tcPr>
            <w:tcW w:w="2070" w:type="dxa"/>
            <w:noWrap/>
            <w:vAlign w:val="center"/>
          </w:tcPr>
          <w:p w14:paraId="617B9B41"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571 (73)</w:t>
            </w:r>
          </w:p>
        </w:tc>
        <w:tc>
          <w:tcPr>
            <w:tcW w:w="2070" w:type="dxa"/>
            <w:noWrap/>
            <w:vAlign w:val="center"/>
          </w:tcPr>
          <w:p w14:paraId="5DFFFAD5"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574 (72)</w:t>
            </w:r>
          </w:p>
        </w:tc>
        <w:tc>
          <w:tcPr>
            <w:tcW w:w="2161" w:type="dxa"/>
            <w:noWrap/>
            <w:vAlign w:val="center"/>
          </w:tcPr>
          <w:p w14:paraId="40469EA3"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color w:val="000000" w:themeColor="dark1"/>
                <w:kern w:val="24"/>
                <w:sz w:val="16"/>
                <w:szCs w:val="16"/>
              </w:rPr>
            </w:pPr>
            <w:r w:rsidRPr="008D16C5">
              <w:rPr>
                <w:rFonts w:ascii="Arial" w:eastAsia="DengXian" w:hAnsi="Arial" w:cs="Arial"/>
                <w:color w:val="000000" w:themeColor="dark1"/>
                <w:kern w:val="24"/>
                <w:sz w:val="16"/>
                <w:szCs w:val="16"/>
              </w:rPr>
              <w:t>1145 (73)</w:t>
            </w:r>
          </w:p>
        </w:tc>
      </w:tr>
      <w:tr w:rsidR="00BE7347" w:rsidRPr="008D16C5" w14:paraId="04FA05E6"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7AE89304"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Baseline Aggregate Cavity Size </w:t>
            </w:r>
            <w:r w:rsidRPr="008D16C5">
              <w:rPr>
                <w:rFonts w:ascii="Arial" w:eastAsia="Times New Roman" w:hAnsi="Arial" w:cs="Arial"/>
                <w:b/>
                <w:bCs/>
                <w:i w:val="0"/>
                <w:iCs w:val="0"/>
                <w:color w:val="000000"/>
                <w:sz w:val="16"/>
                <w:szCs w:val="16"/>
                <w:vertAlign w:val="superscript"/>
              </w:rPr>
              <w:t>▼</w:t>
            </w:r>
          </w:p>
        </w:tc>
        <w:tc>
          <w:tcPr>
            <w:tcW w:w="2070" w:type="dxa"/>
            <w:noWrap/>
            <w:vAlign w:val="center"/>
            <w:hideMark/>
          </w:tcPr>
          <w:p w14:paraId="475CF3C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070" w:type="dxa"/>
            <w:noWrap/>
            <w:vAlign w:val="center"/>
            <w:hideMark/>
          </w:tcPr>
          <w:p w14:paraId="5400950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161" w:type="dxa"/>
            <w:noWrap/>
            <w:vAlign w:val="center"/>
            <w:hideMark/>
          </w:tcPr>
          <w:p w14:paraId="3561D37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r>
      <w:tr w:rsidR="00BE7347" w:rsidRPr="008D16C5" w14:paraId="472335C8"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06C10C98"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No cavities</w:t>
            </w:r>
          </w:p>
        </w:tc>
        <w:tc>
          <w:tcPr>
            <w:tcW w:w="2070" w:type="dxa"/>
            <w:noWrap/>
            <w:vAlign w:val="center"/>
            <w:hideMark/>
          </w:tcPr>
          <w:p w14:paraId="370CD3FF"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209 (27)</w:t>
            </w:r>
          </w:p>
        </w:tc>
        <w:tc>
          <w:tcPr>
            <w:tcW w:w="2070" w:type="dxa"/>
            <w:noWrap/>
            <w:vAlign w:val="center"/>
            <w:hideMark/>
          </w:tcPr>
          <w:p w14:paraId="022DC0FF"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212 (27)</w:t>
            </w:r>
          </w:p>
        </w:tc>
        <w:tc>
          <w:tcPr>
            <w:tcW w:w="2161" w:type="dxa"/>
            <w:noWrap/>
            <w:vAlign w:val="center"/>
            <w:hideMark/>
          </w:tcPr>
          <w:p w14:paraId="3051A492"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421 (27)</w:t>
            </w:r>
          </w:p>
        </w:tc>
      </w:tr>
      <w:tr w:rsidR="00BE7347" w:rsidRPr="008D16C5" w14:paraId="19F7EFEF"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2CD301BD"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Cavities &lt; 4cm</w:t>
            </w:r>
          </w:p>
        </w:tc>
        <w:tc>
          <w:tcPr>
            <w:tcW w:w="2070" w:type="dxa"/>
            <w:noWrap/>
            <w:vAlign w:val="center"/>
            <w:hideMark/>
          </w:tcPr>
          <w:p w14:paraId="35F67F7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246 (31)</w:t>
            </w:r>
          </w:p>
        </w:tc>
        <w:tc>
          <w:tcPr>
            <w:tcW w:w="2070" w:type="dxa"/>
            <w:noWrap/>
            <w:vAlign w:val="center"/>
            <w:hideMark/>
          </w:tcPr>
          <w:p w14:paraId="4C849680"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274 (35)</w:t>
            </w:r>
          </w:p>
        </w:tc>
        <w:tc>
          <w:tcPr>
            <w:tcW w:w="2161" w:type="dxa"/>
            <w:noWrap/>
            <w:vAlign w:val="center"/>
            <w:hideMark/>
          </w:tcPr>
          <w:p w14:paraId="158E9507"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520 (33)</w:t>
            </w:r>
          </w:p>
        </w:tc>
      </w:tr>
      <w:tr w:rsidR="00BE7347" w:rsidRPr="008D16C5" w14:paraId="6EFDD4E2"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57BC54C0"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Cavities ≥ 4cm</w:t>
            </w:r>
          </w:p>
        </w:tc>
        <w:tc>
          <w:tcPr>
            <w:tcW w:w="2070" w:type="dxa"/>
            <w:noWrap/>
            <w:vAlign w:val="center"/>
            <w:hideMark/>
          </w:tcPr>
          <w:p w14:paraId="6F0C3B0A"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326 (42)</w:t>
            </w:r>
          </w:p>
        </w:tc>
        <w:tc>
          <w:tcPr>
            <w:tcW w:w="2070" w:type="dxa"/>
            <w:noWrap/>
            <w:vAlign w:val="center"/>
            <w:hideMark/>
          </w:tcPr>
          <w:p w14:paraId="4341E10C"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301 (38)</w:t>
            </w:r>
          </w:p>
        </w:tc>
        <w:tc>
          <w:tcPr>
            <w:tcW w:w="2161" w:type="dxa"/>
            <w:noWrap/>
            <w:vAlign w:val="center"/>
            <w:hideMark/>
          </w:tcPr>
          <w:p w14:paraId="51637149"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627 (40)</w:t>
            </w:r>
          </w:p>
        </w:tc>
      </w:tr>
      <w:tr w:rsidR="00BE7347" w:rsidRPr="008D16C5" w14:paraId="73299577"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1ADCDA5D"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Baseline Chest X-Ray Disease Extent </w:t>
            </w:r>
            <w:r w:rsidRPr="008D16C5">
              <w:rPr>
                <w:rFonts w:ascii="Arial" w:eastAsia="Times New Roman" w:hAnsi="Arial" w:cs="Arial"/>
                <w:b/>
                <w:bCs/>
                <w:i w:val="0"/>
                <w:iCs w:val="0"/>
                <w:color w:val="000000"/>
                <w:sz w:val="16"/>
                <w:szCs w:val="16"/>
                <w:vertAlign w:val="superscript"/>
              </w:rPr>
              <w:t>▼</w:t>
            </w:r>
          </w:p>
        </w:tc>
        <w:tc>
          <w:tcPr>
            <w:tcW w:w="2070" w:type="dxa"/>
            <w:noWrap/>
            <w:vAlign w:val="center"/>
            <w:hideMark/>
          </w:tcPr>
          <w:p w14:paraId="25B1E9CB"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070" w:type="dxa"/>
            <w:noWrap/>
            <w:vAlign w:val="center"/>
            <w:hideMark/>
          </w:tcPr>
          <w:p w14:paraId="3562D994"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161" w:type="dxa"/>
            <w:noWrap/>
            <w:vAlign w:val="center"/>
            <w:hideMark/>
          </w:tcPr>
          <w:p w14:paraId="2C41CB8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p>
        </w:tc>
      </w:tr>
      <w:tr w:rsidR="00BE7347" w:rsidRPr="008D16C5" w14:paraId="06D7B05F"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1D57E281"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Lesions &lt; 1/4 thoracic area</w:t>
            </w:r>
          </w:p>
        </w:tc>
        <w:tc>
          <w:tcPr>
            <w:tcW w:w="2070" w:type="dxa"/>
            <w:noWrap/>
            <w:vAlign w:val="center"/>
            <w:hideMark/>
          </w:tcPr>
          <w:p w14:paraId="4F993479"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138 (18)</w:t>
            </w:r>
          </w:p>
        </w:tc>
        <w:tc>
          <w:tcPr>
            <w:tcW w:w="2070" w:type="dxa"/>
            <w:noWrap/>
            <w:vAlign w:val="center"/>
            <w:hideMark/>
          </w:tcPr>
          <w:p w14:paraId="437ED5FB"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150 (19)</w:t>
            </w:r>
          </w:p>
        </w:tc>
        <w:tc>
          <w:tcPr>
            <w:tcW w:w="2161" w:type="dxa"/>
            <w:noWrap/>
            <w:vAlign w:val="center"/>
            <w:hideMark/>
          </w:tcPr>
          <w:p w14:paraId="73E3D7B8"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288 (18)</w:t>
            </w:r>
          </w:p>
        </w:tc>
      </w:tr>
      <w:tr w:rsidR="00BE7347" w:rsidRPr="008D16C5" w14:paraId="40A4AEF4"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1B95F02D"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Lesions 1/4 to &lt; 1/2 thoracic area</w:t>
            </w:r>
          </w:p>
        </w:tc>
        <w:tc>
          <w:tcPr>
            <w:tcW w:w="2070" w:type="dxa"/>
            <w:noWrap/>
            <w:vAlign w:val="center"/>
            <w:hideMark/>
          </w:tcPr>
          <w:p w14:paraId="622BA2A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339 (43)</w:t>
            </w:r>
          </w:p>
        </w:tc>
        <w:tc>
          <w:tcPr>
            <w:tcW w:w="2070" w:type="dxa"/>
            <w:noWrap/>
            <w:vAlign w:val="center"/>
            <w:hideMark/>
          </w:tcPr>
          <w:p w14:paraId="3F0B8BE7"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368 (47)</w:t>
            </w:r>
          </w:p>
        </w:tc>
        <w:tc>
          <w:tcPr>
            <w:tcW w:w="2161" w:type="dxa"/>
            <w:noWrap/>
            <w:vAlign w:val="center"/>
            <w:hideMark/>
          </w:tcPr>
          <w:p w14:paraId="3902EF57"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707 (45)</w:t>
            </w:r>
          </w:p>
        </w:tc>
      </w:tr>
      <w:tr w:rsidR="00BE7347" w:rsidRPr="008D16C5" w14:paraId="575E71E6"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08D89206"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Lesions ≥ 1/2 thoracic area</w:t>
            </w:r>
          </w:p>
        </w:tc>
        <w:tc>
          <w:tcPr>
            <w:tcW w:w="2070" w:type="dxa"/>
            <w:noWrap/>
            <w:vAlign w:val="center"/>
            <w:hideMark/>
          </w:tcPr>
          <w:p w14:paraId="77669950"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304 (39)</w:t>
            </w:r>
          </w:p>
        </w:tc>
        <w:tc>
          <w:tcPr>
            <w:tcW w:w="2070" w:type="dxa"/>
            <w:noWrap/>
            <w:vAlign w:val="center"/>
            <w:hideMark/>
          </w:tcPr>
          <w:p w14:paraId="3614878D"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269 (34)</w:t>
            </w:r>
          </w:p>
        </w:tc>
        <w:tc>
          <w:tcPr>
            <w:tcW w:w="2161" w:type="dxa"/>
            <w:noWrap/>
            <w:vAlign w:val="center"/>
            <w:hideMark/>
          </w:tcPr>
          <w:p w14:paraId="4CA0FEDE"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573 (37)</w:t>
            </w:r>
          </w:p>
        </w:tc>
      </w:tr>
      <w:tr w:rsidR="00BE7347" w:rsidRPr="008D16C5" w14:paraId="3B0190FB"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5D4469EE"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Baseline Smear Grade </w:t>
            </w:r>
            <w:r w:rsidRPr="008D16C5">
              <w:rPr>
                <w:rFonts w:ascii="Arial" w:eastAsia="Times New Roman" w:hAnsi="Arial" w:cs="Arial"/>
                <w:b/>
                <w:bCs/>
                <w:i w:val="0"/>
                <w:iCs w:val="0"/>
                <w:color w:val="000000"/>
                <w:sz w:val="16"/>
                <w:szCs w:val="16"/>
                <w:vertAlign w:val="superscript"/>
              </w:rPr>
              <w:t>▼</w:t>
            </w:r>
          </w:p>
        </w:tc>
        <w:tc>
          <w:tcPr>
            <w:tcW w:w="2070" w:type="dxa"/>
            <w:noWrap/>
            <w:vAlign w:val="center"/>
            <w:hideMark/>
          </w:tcPr>
          <w:p w14:paraId="24A0C673"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070" w:type="dxa"/>
            <w:noWrap/>
            <w:vAlign w:val="center"/>
            <w:hideMark/>
          </w:tcPr>
          <w:p w14:paraId="46E9EE5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161" w:type="dxa"/>
            <w:noWrap/>
            <w:vAlign w:val="center"/>
            <w:hideMark/>
          </w:tcPr>
          <w:p w14:paraId="17693ACD"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p>
        </w:tc>
      </w:tr>
      <w:tr w:rsidR="00BE7347" w:rsidRPr="008D16C5" w14:paraId="39DC6535"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4623C41A"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Negative</w:t>
            </w:r>
          </w:p>
        </w:tc>
        <w:tc>
          <w:tcPr>
            <w:tcW w:w="2070" w:type="dxa"/>
            <w:noWrap/>
            <w:vAlign w:val="center"/>
            <w:hideMark/>
          </w:tcPr>
          <w:p w14:paraId="6526E7E5"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39 (5)</w:t>
            </w:r>
          </w:p>
        </w:tc>
        <w:tc>
          <w:tcPr>
            <w:tcW w:w="2070" w:type="dxa"/>
            <w:noWrap/>
            <w:vAlign w:val="center"/>
            <w:hideMark/>
          </w:tcPr>
          <w:p w14:paraId="209B1CDA"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24 (3)</w:t>
            </w:r>
          </w:p>
        </w:tc>
        <w:tc>
          <w:tcPr>
            <w:tcW w:w="2161" w:type="dxa"/>
            <w:noWrap/>
            <w:vAlign w:val="center"/>
            <w:hideMark/>
          </w:tcPr>
          <w:p w14:paraId="79AE96CE"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63 (4)</w:t>
            </w:r>
          </w:p>
        </w:tc>
      </w:tr>
      <w:tr w:rsidR="00BE7347" w:rsidRPr="008D16C5" w14:paraId="5D07EC10"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57236C35"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Scanty</w:t>
            </w:r>
          </w:p>
        </w:tc>
        <w:tc>
          <w:tcPr>
            <w:tcW w:w="2070" w:type="dxa"/>
            <w:noWrap/>
            <w:vAlign w:val="center"/>
            <w:hideMark/>
          </w:tcPr>
          <w:p w14:paraId="04FB11D0"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131 (17)</w:t>
            </w:r>
          </w:p>
        </w:tc>
        <w:tc>
          <w:tcPr>
            <w:tcW w:w="2070" w:type="dxa"/>
            <w:noWrap/>
            <w:vAlign w:val="center"/>
            <w:hideMark/>
          </w:tcPr>
          <w:p w14:paraId="2EE702E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154 (19)</w:t>
            </w:r>
          </w:p>
        </w:tc>
        <w:tc>
          <w:tcPr>
            <w:tcW w:w="2161" w:type="dxa"/>
            <w:noWrap/>
            <w:vAlign w:val="center"/>
            <w:hideMark/>
          </w:tcPr>
          <w:p w14:paraId="6F66FD14"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285 (18)</w:t>
            </w:r>
          </w:p>
        </w:tc>
      </w:tr>
      <w:tr w:rsidR="00BE7347" w:rsidRPr="008D16C5" w14:paraId="5FC3AEFA"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13F80F23"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Grade 1</w:t>
            </w:r>
          </w:p>
        </w:tc>
        <w:tc>
          <w:tcPr>
            <w:tcW w:w="2070" w:type="dxa"/>
            <w:noWrap/>
            <w:vAlign w:val="center"/>
            <w:hideMark/>
          </w:tcPr>
          <w:p w14:paraId="2E6965B7"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177 (23)</w:t>
            </w:r>
          </w:p>
        </w:tc>
        <w:tc>
          <w:tcPr>
            <w:tcW w:w="2070" w:type="dxa"/>
            <w:noWrap/>
            <w:vAlign w:val="center"/>
            <w:hideMark/>
          </w:tcPr>
          <w:p w14:paraId="1C6FF992"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170 (21)</w:t>
            </w:r>
          </w:p>
        </w:tc>
        <w:tc>
          <w:tcPr>
            <w:tcW w:w="2161" w:type="dxa"/>
            <w:noWrap/>
            <w:vAlign w:val="center"/>
            <w:hideMark/>
          </w:tcPr>
          <w:p w14:paraId="0EC61296"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347 (22)</w:t>
            </w:r>
          </w:p>
        </w:tc>
      </w:tr>
      <w:tr w:rsidR="00BE7347" w:rsidRPr="008D16C5" w14:paraId="41915296"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noWrap/>
            <w:hideMark/>
          </w:tcPr>
          <w:p w14:paraId="711C8648"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Grade 2</w:t>
            </w:r>
          </w:p>
        </w:tc>
        <w:tc>
          <w:tcPr>
            <w:tcW w:w="2070" w:type="dxa"/>
            <w:noWrap/>
            <w:vAlign w:val="center"/>
            <w:hideMark/>
          </w:tcPr>
          <w:p w14:paraId="6E5873B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219 (28)</w:t>
            </w:r>
          </w:p>
        </w:tc>
        <w:tc>
          <w:tcPr>
            <w:tcW w:w="2070" w:type="dxa"/>
            <w:noWrap/>
            <w:vAlign w:val="center"/>
            <w:hideMark/>
          </w:tcPr>
          <w:p w14:paraId="525BFB30"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224 (29)</w:t>
            </w:r>
          </w:p>
        </w:tc>
        <w:tc>
          <w:tcPr>
            <w:tcW w:w="2161" w:type="dxa"/>
            <w:noWrap/>
            <w:vAlign w:val="center"/>
            <w:hideMark/>
          </w:tcPr>
          <w:p w14:paraId="2DC033D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443 (28)</w:t>
            </w:r>
          </w:p>
        </w:tc>
      </w:tr>
      <w:tr w:rsidR="00BE7347" w:rsidRPr="008D16C5" w14:paraId="3169AFAE"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7F1A2705"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Grade 3</w:t>
            </w:r>
          </w:p>
        </w:tc>
        <w:tc>
          <w:tcPr>
            <w:tcW w:w="2070" w:type="dxa"/>
            <w:noWrap/>
            <w:vAlign w:val="center"/>
            <w:hideMark/>
          </w:tcPr>
          <w:p w14:paraId="2957E58D"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211 (27)</w:t>
            </w:r>
          </w:p>
        </w:tc>
        <w:tc>
          <w:tcPr>
            <w:tcW w:w="2070" w:type="dxa"/>
            <w:noWrap/>
            <w:vAlign w:val="center"/>
            <w:hideMark/>
          </w:tcPr>
          <w:p w14:paraId="2C0E1A15"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215 (27)</w:t>
            </w:r>
          </w:p>
        </w:tc>
        <w:tc>
          <w:tcPr>
            <w:tcW w:w="2161" w:type="dxa"/>
            <w:noWrap/>
            <w:vAlign w:val="center"/>
            <w:hideMark/>
          </w:tcPr>
          <w:p w14:paraId="340B5286"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8D16C5">
              <w:rPr>
                <w:rFonts w:ascii="Arial" w:eastAsia="DengXian" w:hAnsi="Arial" w:cs="Arial"/>
                <w:kern w:val="24"/>
                <w:sz w:val="16"/>
                <w:szCs w:val="16"/>
              </w:rPr>
              <w:t>426 (27)</w:t>
            </w:r>
          </w:p>
        </w:tc>
      </w:tr>
      <w:tr w:rsidR="00BE7347" w:rsidRPr="008D16C5" w14:paraId="10009D2D"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auto"/>
            <w:noWrap/>
          </w:tcPr>
          <w:p w14:paraId="3E856740" w14:textId="77777777" w:rsidR="00BE7347" w:rsidRPr="008D16C5" w:rsidRDefault="00BE7347" w:rsidP="00BE7347">
            <w:pPr>
              <w:rPr>
                <w:rFonts w:eastAsia="Times New Roman"/>
                <w:color w:val="000000"/>
                <w:sz w:val="16"/>
                <w:szCs w:val="16"/>
              </w:rPr>
            </w:pPr>
            <w:r w:rsidRPr="008D16C5">
              <w:rPr>
                <w:rFonts w:ascii="Arial" w:eastAsia="Times New Roman" w:hAnsi="Arial" w:cs="Arial"/>
                <w:i w:val="0"/>
                <w:iCs w:val="0"/>
                <w:color w:val="000000"/>
                <w:sz w:val="16"/>
                <w:szCs w:val="16"/>
              </w:rPr>
              <w:t>Positive WHO scale not used</w:t>
            </w:r>
          </w:p>
        </w:tc>
        <w:tc>
          <w:tcPr>
            <w:tcW w:w="2070" w:type="dxa"/>
            <w:noWrap/>
            <w:vAlign w:val="center"/>
          </w:tcPr>
          <w:p w14:paraId="1ED6CF34"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008D16C5">
              <w:rPr>
                <w:rFonts w:ascii="Arial" w:eastAsia="DengXian" w:hAnsi="Arial" w:cs="Arial"/>
                <w:kern w:val="24"/>
                <w:sz w:val="16"/>
                <w:szCs w:val="16"/>
              </w:rPr>
              <w:t>8 (1)</w:t>
            </w:r>
          </w:p>
        </w:tc>
        <w:tc>
          <w:tcPr>
            <w:tcW w:w="2070" w:type="dxa"/>
            <w:noWrap/>
            <w:vAlign w:val="center"/>
          </w:tcPr>
          <w:p w14:paraId="31D7C64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008D16C5">
              <w:rPr>
                <w:rFonts w:ascii="Arial" w:eastAsia="DengXian" w:hAnsi="Arial" w:cs="Arial"/>
                <w:kern w:val="24"/>
                <w:sz w:val="16"/>
                <w:szCs w:val="16"/>
              </w:rPr>
              <w:t>6 (1)</w:t>
            </w:r>
          </w:p>
        </w:tc>
        <w:tc>
          <w:tcPr>
            <w:tcW w:w="2161" w:type="dxa"/>
            <w:noWrap/>
            <w:vAlign w:val="center"/>
          </w:tcPr>
          <w:p w14:paraId="3DDE30BD"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eastAsia="DengXian"/>
                <w:kern w:val="24"/>
                <w:sz w:val="16"/>
                <w:szCs w:val="16"/>
              </w:rPr>
            </w:pPr>
            <w:r w:rsidRPr="008D16C5">
              <w:rPr>
                <w:rFonts w:ascii="Arial" w:eastAsia="DengXian" w:hAnsi="Arial" w:cs="Arial"/>
                <w:kern w:val="24"/>
                <w:sz w:val="16"/>
                <w:szCs w:val="16"/>
              </w:rPr>
              <w:t>14 (1)</w:t>
            </w:r>
          </w:p>
        </w:tc>
      </w:tr>
      <w:tr w:rsidR="00BE7347" w:rsidRPr="008D16C5" w14:paraId="0EE5A9F7"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hideMark/>
          </w:tcPr>
          <w:p w14:paraId="029A8B03"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Karnofsky Score </w:t>
            </w:r>
          </w:p>
        </w:tc>
        <w:tc>
          <w:tcPr>
            <w:tcW w:w="2070" w:type="dxa"/>
            <w:noWrap/>
            <w:vAlign w:val="center"/>
            <w:hideMark/>
          </w:tcPr>
          <w:p w14:paraId="7DD3A663"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90 (70 – 100)</w:t>
            </w:r>
          </w:p>
        </w:tc>
        <w:tc>
          <w:tcPr>
            <w:tcW w:w="2070" w:type="dxa"/>
            <w:noWrap/>
            <w:vAlign w:val="center"/>
            <w:hideMark/>
          </w:tcPr>
          <w:p w14:paraId="3BA31BEE"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90 (70 – 100)</w:t>
            </w:r>
          </w:p>
        </w:tc>
        <w:tc>
          <w:tcPr>
            <w:tcW w:w="2161" w:type="dxa"/>
            <w:noWrap/>
            <w:vAlign w:val="center"/>
            <w:hideMark/>
          </w:tcPr>
          <w:p w14:paraId="7B733C85"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90 (70 – 100)</w:t>
            </w:r>
          </w:p>
        </w:tc>
      </w:tr>
      <w:tr w:rsidR="00BE7347" w:rsidRPr="008D16C5" w14:paraId="75633A8C"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auto"/>
            <w:noWrap/>
            <w:hideMark/>
          </w:tcPr>
          <w:p w14:paraId="1BB60EB9"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 xml:space="preserve">HIV </w:t>
            </w:r>
          </w:p>
        </w:tc>
        <w:tc>
          <w:tcPr>
            <w:tcW w:w="2070" w:type="dxa"/>
            <w:noWrap/>
            <w:vAlign w:val="center"/>
            <w:hideMark/>
          </w:tcPr>
          <w:p w14:paraId="325F863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67 (8)</w:t>
            </w:r>
          </w:p>
        </w:tc>
        <w:tc>
          <w:tcPr>
            <w:tcW w:w="2070" w:type="dxa"/>
            <w:noWrap/>
            <w:vAlign w:val="center"/>
            <w:hideMark/>
          </w:tcPr>
          <w:p w14:paraId="15AC5F2C"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66 (8)</w:t>
            </w:r>
          </w:p>
        </w:tc>
        <w:tc>
          <w:tcPr>
            <w:tcW w:w="2161" w:type="dxa"/>
            <w:noWrap/>
            <w:vAlign w:val="center"/>
            <w:hideMark/>
          </w:tcPr>
          <w:p w14:paraId="10CBCC24"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133 (8)</w:t>
            </w:r>
          </w:p>
        </w:tc>
      </w:tr>
      <w:tr w:rsidR="00BE7347" w:rsidRPr="008D16C5" w14:paraId="4023D747"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tcBorders>
              <w:bottom w:val="single" w:sz="4" w:space="0" w:color="auto"/>
            </w:tcBorders>
            <w:shd w:val="clear" w:color="auto" w:fill="F2F2F2" w:themeFill="background1" w:themeFillShade="F2"/>
            <w:noWrap/>
            <w:hideMark/>
          </w:tcPr>
          <w:p w14:paraId="7AC9F2E9" w14:textId="77777777" w:rsidR="00BE7347" w:rsidRPr="008D16C5" w:rsidRDefault="00BE7347" w:rsidP="00BE7347">
            <w:pPr>
              <w:jc w:val="left"/>
              <w:rPr>
                <w:rFonts w:ascii="Arial" w:eastAsia="Times New Roman" w:hAnsi="Arial" w:cs="Arial"/>
                <w:b/>
                <w:bCs/>
                <w:i w:val="0"/>
                <w:iCs w:val="0"/>
                <w:color w:val="000000"/>
                <w:sz w:val="16"/>
                <w:szCs w:val="16"/>
              </w:rPr>
            </w:pPr>
            <w:r w:rsidRPr="008D16C5">
              <w:rPr>
                <w:rFonts w:ascii="Arial" w:eastAsia="Times New Roman" w:hAnsi="Arial" w:cs="Arial"/>
                <w:b/>
                <w:bCs/>
                <w:i w:val="0"/>
                <w:iCs w:val="0"/>
                <w:color w:val="000000"/>
                <w:sz w:val="16"/>
                <w:szCs w:val="16"/>
              </w:rPr>
              <w:t>Diabetes</w:t>
            </w:r>
          </w:p>
        </w:tc>
        <w:tc>
          <w:tcPr>
            <w:tcW w:w="2070" w:type="dxa"/>
            <w:tcBorders>
              <w:bottom w:val="single" w:sz="4" w:space="0" w:color="auto"/>
            </w:tcBorders>
            <w:noWrap/>
            <w:vAlign w:val="center"/>
            <w:hideMark/>
          </w:tcPr>
          <w:p w14:paraId="3078BDC5"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13 (2)</w:t>
            </w:r>
          </w:p>
        </w:tc>
        <w:tc>
          <w:tcPr>
            <w:tcW w:w="2070" w:type="dxa"/>
            <w:tcBorders>
              <w:bottom w:val="single" w:sz="4" w:space="0" w:color="auto"/>
            </w:tcBorders>
            <w:noWrap/>
            <w:vAlign w:val="center"/>
            <w:hideMark/>
          </w:tcPr>
          <w:p w14:paraId="2315026A"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30 (4)</w:t>
            </w:r>
          </w:p>
        </w:tc>
        <w:tc>
          <w:tcPr>
            <w:tcW w:w="2161" w:type="dxa"/>
            <w:tcBorders>
              <w:bottom w:val="single" w:sz="4" w:space="0" w:color="auto"/>
            </w:tcBorders>
            <w:noWrap/>
            <w:vAlign w:val="center"/>
            <w:hideMark/>
          </w:tcPr>
          <w:p w14:paraId="780A59CC"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43 (3)</w:t>
            </w:r>
          </w:p>
        </w:tc>
      </w:tr>
      <w:tr w:rsidR="00BE7347" w:rsidRPr="008D16C5" w14:paraId="25FCC376"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tcBorders>
              <w:top w:val="single" w:sz="4" w:space="0" w:color="auto"/>
            </w:tcBorders>
            <w:shd w:val="clear" w:color="auto" w:fill="auto"/>
            <w:noWrap/>
          </w:tcPr>
          <w:p w14:paraId="3A06957C" w14:textId="77777777" w:rsidR="00BE7347" w:rsidRPr="008D16C5" w:rsidRDefault="00BE7347" w:rsidP="00BE7347">
            <w:pPr>
              <w:jc w:val="left"/>
              <w:rPr>
                <w:rFonts w:ascii="Arial" w:eastAsia="Times New Roman" w:hAnsi="Arial" w:cs="Arial"/>
                <w:b/>
                <w:bCs/>
                <w:color w:val="000000"/>
                <w:sz w:val="16"/>
                <w:szCs w:val="16"/>
              </w:rPr>
            </w:pPr>
            <w:r w:rsidRPr="008D16C5">
              <w:rPr>
                <w:rFonts w:ascii="Arial" w:eastAsia="Times New Roman" w:hAnsi="Arial" w:cs="Arial"/>
                <w:b/>
                <w:bCs/>
                <w:i w:val="0"/>
                <w:iCs w:val="0"/>
                <w:color w:val="000000"/>
                <w:sz w:val="16"/>
                <w:szCs w:val="16"/>
              </w:rPr>
              <w:t>SAFETY OUTCOMES</w:t>
            </w:r>
          </w:p>
        </w:tc>
        <w:tc>
          <w:tcPr>
            <w:tcW w:w="2070" w:type="dxa"/>
            <w:tcBorders>
              <w:top w:val="single" w:sz="4" w:space="0" w:color="auto"/>
            </w:tcBorders>
            <w:noWrap/>
            <w:vAlign w:val="center"/>
          </w:tcPr>
          <w:p w14:paraId="29A195F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070" w:type="dxa"/>
            <w:tcBorders>
              <w:top w:val="single" w:sz="4" w:space="0" w:color="auto"/>
            </w:tcBorders>
            <w:noWrap/>
            <w:vAlign w:val="center"/>
          </w:tcPr>
          <w:p w14:paraId="37029EAA"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2161" w:type="dxa"/>
            <w:tcBorders>
              <w:top w:val="single" w:sz="4" w:space="0" w:color="auto"/>
            </w:tcBorders>
            <w:noWrap/>
            <w:vAlign w:val="center"/>
          </w:tcPr>
          <w:p w14:paraId="7A8D9E3F"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r>
      <w:tr w:rsidR="00BE7347" w:rsidRPr="008D16C5" w14:paraId="2CFE572E"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tcPr>
          <w:p w14:paraId="6CE340FC"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Number of Patients (</w:t>
            </w:r>
            <w:commentRangeStart w:id="239"/>
            <w:r w:rsidRPr="008D16C5">
              <w:rPr>
                <w:rFonts w:ascii="Arial" w:eastAsia="Times New Roman" w:hAnsi="Arial" w:cs="Arial"/>
                <w:i w:val="0"/>
                <w:iCs w:val="0"/>
                <w:color w:val="000000"/>
                <w:sz w:val="16"/>
                <w:szCs w:val="16"/>
              </w:rPr>
              <w:t>Safety Population</w:t>
            </w:r>
            <w:commentRangeEnd w:id="239"/>
            <w:r w:rsidR="002274E2">
              <w:rPr>
                <w:rStyle w:val="CommentReference"/>
                <w:rFonts w:asciiTheme="minorHAnsi" w:eastAsiaTheme="minorHAnsi" w:hAnsiTheme="minorHAnsi" w:cstheme="minorBidi"/>
                <w:i w:val="0"/>
                <w:iCs w:val="0"/>
              </w:rPr>
              <w:commentReference w:id="239"/>
            </w:r>
            <w:r w:rsidRPr="008D16C5">
              <w:rPr>
                <w:rFonts w:ascii="Arial" w:eastAsia="Times New Roman" w:hAnsi="Arial" w:cs="Arial"/>
                <w:i w:val="0"/>
                <w:iCs w:val="0"/>
                <w:color w:val="000000"/>
                <w:sz w:val="16"/>
                <w:szCs w:val="16"/>
              </w:rPr>
              <w:t>)</w:t>
            </w:r>
          </w:p>
        </w:tc>
        <w:tc>
          <w:tcPr>
            <w:tcW w:w="2070" w:type="dxa"/>
            <w:noWrap/>
            <w:vAlign w:val="center"/>
          </w:tcPr>
          <w:p w14:paraId="6540E973"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835</w:t>
            </w:r>
          </w:p>
        </w:tc>
        <w:tc>
          <w:tcPr>
            <w:tcW w:w="2070" w:type="dxa"/>
            <w:noWrap/>
            <w:vAlign w:val="center"/>
          </w:tcPr>
          <w:p w14:paraId="0648BBD2"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846</w:t>
            </w:r>
          </w:p>
        </w:tc>
        <w:tc>
          <w:tcPr>
            <w:tcW w:w="2161" w:type="dxa"/>
            <w:noWrap/>
            <w:vAlign w:val="center"/>
          </w:tcPr>
          <w:p w14:paraId="2F5A0F01"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1681</w:t>
            </w:r>
          </w:p>
        </w:tc>
      </w:tr>
      <w:tr w:rsidR="00BE7347" w:rsidRPr="008D16C5" w14:paraId="1D790D24"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auto"/>
            <w:noWrap/>
          </w:tcPr>
          <w:p w14:paraId="346353EE"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Grade 3 or higher adverse event</w:t>
            </w:r>
          </w:p>
        </w:tc>
        <w:tc>
          <w:tcPr>
            <w:tcW w:w="2070" w:type="dxa"/>
            <w:noWrap/>
            <w:vAlign w:val="center"/>
          </w:tcPr>
          <w:p w14:paraId="6197B198"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119 (14.3)</w:t>
            </w:r>
          </w:p>
        </w:tc>
        <w:tc>
          <w:tcPr>
            <w:tcW w:w="2070" w:type="dxa"/>
            <w:noWrap/>
            <w:vAlign w:val="center"/>
          </w:tcPr>
          <w:p w14:paraId="1384EFC9"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159 (18.8)</w:t>
            </w:r>
          </w:p>
        </w:tc>
        <w:tc>
          <w:tcPr>
            <w:tcW w:w="2161" w:type="dxa"/>
            <w:noWrap/>
            <w:vAlign w:val="center"/>
          </w:tcPr>
          <w:p w14:paraId="6DEFA42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278 (16.5)</w:t>
            </w:r>
          </w:p>
        </w:tc>
      </w:tr>
      <w:tr w:rsidR="00BE7347" w:rsidRPr="008D16C5" w14:paraId="2636DEDF"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tcPr>
          <w:p w14:paraId="47F9CE8E"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Treatment-related grade 3 or higher adverse event</w:t>
            </w:r>
          </w:p>
        </w:tc>
        <w:tc>
          <w:tcPr>
            <w:tcW w:w="2070" w:type="dxa"/>
            <w:noWrap/>
            <w:vAlign w:val="center"/>
          </w:tcPr>
          <w:p w14:paraId="55760B6E"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64 (7.7)</w:t>
            </w:r>
          </w:p>
        </w:tc>
        <w:tc>
          <w:tcPr>
            <w:tcW w:w="2070" w:type="dxa"/>
            <w:noWrap/>
            <w:vAlign w:val="center"/>
          </w:tcPr>
          <w:p w14:paraId="2CA15FBE"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109 (12.9)</w:t>
            </w:r>
          </w:p>
        </w:tc>
        <w:tc>
          <w:tcPr>
            <w:tcW w:w="2161" w:type="dxa"/>
            <w:noWrap/>
            <w:vAlign w:val="center"/>
          </w:tcPr>
          <w:p w14:paraId="45E2BB43"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173 (10.3)</w:t>
            </w:r>
          </w:p>
        </w:tc>
      </w:tr>
      <w:tr w:rsidR="00BE7347" w:rsidRPr="008D16C5" w14:paraId="56C803FF"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auto"/>
            <w:noWrap/>
          </w:tcPr>
          <w:p w14:paraId="2210C936"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Any serious adverse event</w:t>
            </w:r>
          </w:p>
        </w:tc>
        <w:tc>
          <w:tcPr>
            <w:tcW w:w="2070" w:type="dxa"/>
            <w:noWrap/>
            <w:vAlign w:val="center"/>
          </w:tcPr>
          <w:p w14:paraId="7903D8EE"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39 (4.7)</w:t>
            </w:r>
          </w:p>
        </w:tc>
        <w:tc>
          <w:tcPr>
            <w:tcW w:w="2070" w:type="dxa"/>
            <w:noWrap/>
            <w:vAlign w:val="center"/>
          </w:tcPr>
          <w:p w14:paraId="23A62B22"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37 (4.4)</w:t>
            </w:r>
          </w:p>
        </w:tc>
        <w:tc>
          <w:tcPr>
            <w:tcW w:w="2161" w:type="dxa"/>
            <w:noWrap/>
            <w:vAlign w:val="center"/>
          </w:tcPr>
          <w:p w14:paraId="38D176D1"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76 (4.5)</w:t>
            </w:r>
          </w:p>
        </w:tc>
      </w:tr>
      <w:tr w:rsidR="00BE7347" w:rsidRPr="008D16C5" w14:paraId="3C2ECFAA"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tcPr>
          <w:p w14:paraId="524E1FD5"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Death</w:t>
            </w:r>
          </w:p>
        </w:tc>
        <w:tc>
          <w:tcPr>
            <w:tcW w:w="2070" w:type="dxa"/>
            <w:noWrap/>
            <w:vAlign w:val="center"/>
          </w:tcPr>
          <w:p w14:paraId="1A281230"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4 (0.5)</w:t>
            </w:r>
          </w:p>
        </w:tc>
        <w:tc>
          <w:tcPr>
            <w:tcW w:w="2070" w:type="dxa"/>
            <w:noWrap/>
            <w:vAlign w:val="center"/>
          </w:tcPr>
          <w:p w14:paraId="0E4E6CD2"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 (0.4)</w:t>
            </w:r>
          </w:p>
        </w:tc>
        <w:tc>
          <w:tcPr>
            <w:tcW w:w="2161" w:type="dxa"/>
            <w:noWrap/>
            <w:vAlign w:val="center"/>
          </w:tcPr>
          <w:p w14:paraId="71B15C4C"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7 (0.4)</w:t>
            </w:r>
          </w:p>
        </w:tc>
      </w:tr>
      <w:tr w:rsidR="00BE7347" w:rsidRPr="008D16C5" w14:paraId="7A836A1F"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auto"/>
            <w:noWrap/>
          </w:tcPr>
          <w:p w14:paraId="6AE17091"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Any adverse event resulting in discontinuation of assigned treatment</w:t>
            </w:r>
          </w:p>
        </w:tc>
        <w:tc>
          <w:tcPr>
            <w:tcW w:w="2070" w:type="dxa"/>
            <w:noWrap/>
            <w:vAlign w:val="center"/>
          </w:tcPr>
          <w:p w14:paraId="65A8534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11 (1.3)</w:t>
            </w:r>
          </w:p>
        </w:tc>
        <w:tc>
          <w:tcPr>
            <w:tcW w:w="2070" w:type="dxa"/>
            <w:noWrap/>
            <w:vAlign w:val="center"/>
          </w:tcPr>
          <w:p w14:paraId="058F9427"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16 (1.9)</w:t>
            </w:r>
          </w:p>
        </w:tc>
        <w:tc>
          <w:tcPr>
            <w:tcW w:w="2161" w:type="dxa"/>
            <w:noWrap/>
            <w:vAlign w:val="center"/>
          </w:tcPr>
          <w:p w14:paraId="703348F9"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27 (1.6)</w:t>
            </w:r>
          </w:p>
        </w:tc>
      </w:tr>
      <w:tr w:rsidR="00BE7347" w:rsidRPr="008D16C5" w14:paraId="6DFB392E"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tcPr>
          <w:p w14:paraId="1E8B163C"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Any grade 3 or higher adverse event within 28 weeks after randomization</w:t>
            </w:r>
          </w:p>
        </w:tc>
        <w:tc>
          <w:tcPr>
            <w:tcW w:w="2070" w:type="dxa"/>
            <w:noWrap/>
            <w:vAlign w:val="center"/>
          </w:tcPr>
          <w:p w14:paraId="58E0AFB9"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138 (16.5)</w:t>
            </w:r>
          </w:p>
        </w:tc>
        <w:tc>
          <w:tcPr>
            <w:tcW w:w="2070" w:type="dxa"/>
            <w:noWrap/>
            <w:vAlign w:val="center"/>
          </w:tcPr>
          <w:p w14:paraId="3EC22153"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194 (22.9)</w:t>
            </w:r>
          </w:p>
        </w:tc>
        <w:tc>
          <w:tcPr>
            <w:tcW w:w="2161" w:type="dxa"/>
            <w:noWrap/>
            <w:vAlign w:val="center"/>
          </w:tcPr>
          <w:p w14:paraId="3885542E"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332 (19.8)</w:t>
            </w:r>
          </w:p>
        </w:tc>
      </w:tr>
      <w:tr w:rsidR="00BE7347" w:rsidRPr="008D16C5" w14:paraId="660BC26F"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auto"/>
            <w:noWrap/>
          </w:tcPr>
          <w:p w14:paraId="59CD9D0F"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ALT or AST level ≥5×ULN</w:t>
            </w:r>
          </w:p>
        </w:tc>
        <w:tc>
          <w:tcPr>
            <w:tcW w:w="2070" w:type="dxa"/>
            <w:noWrap/>
            <w:vAlign w:val="center"/>
          </w:tcPr>
          <w:p w14:paraId="400F3253"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13 (1.6)</w:t>
            </w:r>
          </w:p>
        </w:tc>
        <w:tc>
          <w:tcPr>
            <w:tcW w:w="2070" w:type="dxa"/>
            <w:noWrap/>
            <w:vAlign w:val="center"/>
          </w:tcPr>
          <w:p w14:paraId="220A66E2"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16 (1.9)</w:t>
            </w:r>
          </w:p>
        </w:tc>
        <w:tc>
          <w:tcPr>
            <w:tcW w:w="2161" w:type="dxa"/>
            <w:noWrap/>
            <w:vAlign w:val="center"/>
          </w:tcPr>
          <w:p w14:paraId="04199F9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29 (1.7)</w:t>
            </w:r>
          </w:p>
        </w:tc>
      </w:tr>
      <w:tr w:rsidR="00BE7347" w:rsidRPr="008D16C5" w14:paraId="3BDFDDB3"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tcPr>
          <w:p w14:paraId="6C2F1C13" w14:textId="77777777" w:rsidR="00BE7347" w:rsidRPr="008D16C5" w:rsidRDefault="00BE7347" w:rsidP="00BE7347">
            <w:pPr>
              <w:rPr>
                <w:rFonts w:ascii="Arial" w:eastAsia="Times New Roman" w:hAnsi="Arial" w:cs="Arial"/>
                <w:color w:val="000000"/>
                <w:sz w:val="16"/>
                <w:szCs w:val="16"/>
              </w:rPr>
            </w:pPr>
            <w:r w:rsidRPr="008D16C5">
              <w:rPr>
                <w:rFonts w:ascii="Arial" w:eastAsia="Times New Roman" w:hAnsi="Arial" w:cs="Arial"/>
                <w:i w:val="0"/>
                <w:iCs w:val="0"/>
                <w:color w:val="000000"/>
                <w:sz w:val="16"/>
                <w:szCs w:val="16"/>
              </w:rPr>
              <w:t>ALT or AST level ≥10×ULN</w:t>
            </w:r>
          </w:p>
        </w:tc>
        <w:tc>
          <w:tcPr>
            <w:tcW w:w="2070" w:type="dxa"/>
            <w:noWrap/>
            <w:vAlign w:val="center"/>
          </w:tcPr>
          <w:p w14:paraId="6654F97D"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 (0.6)</w:t>
            </w:r>
          </w:p>
        </w:tc>
        <w:tc>
          <w:tcPr>
            <w:tcW w:w="2070" w:type="dxa"/>
            <w:noWrap/>
            <w:vAlign w:val="center"/>
          </w:tcPr>
          <w:p w14:paraId="64F42286"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4 (0.5)</w:t>
            </w:r>
          </w:p>
        </w:tc>
        <w:tc>
          <w:tcPr>
            <w:tcW w:w="2161" w:type="dxa"/>
            <w:noWrap/>
            <w:vAlign w:val="center"/>
          </w:tcPr>
          <w:p w14:paraId="04DD6106"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9 (0.5)</w:t>
            </w:r>
          </w:p>
        </w:tc>
      </w:tr>
      <w:tr w:rsidR="00BE7347" w:rsidRPr="008D16C5" w14:paraId="50F59FBE"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auto"/>
            <w:noWrap/>
          </w:tcPr>
          <w:p w14:paraId="1648F08D"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Serum total bilirubin level ≥3×ULN</w:t>
            </w:r>
          </w:p>
        </w:tc>
        <w:tc>
          <w:tcPr>
            <w:tcW w:w="2070" w:type="dxa"/>
            <w:noWrap/>
            <w:vAlign w:val="center"/>
          </w:tcPr>
          <w:p w14:paraId="07410082"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20 (2.4)</w:t>
            </w:r>
          </w:p>
        </w:tc>
        <w:tc>
          <w:tcPr>
            <w:tcW w:w="2070" w:type="dxa"/>
            <w:noWrap/>
            <w:vAlign w:val="center"/>
          </w:tcPr>
          <w:p w14:paraId="63BD1FF1"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28 (3.3)</w:t>
            </w:r>
          </w:p>
        </w:tc>
        <w:tc>
          <w:tcPr>
            <w:tcW w:w="2161" w:type="dxa"/>
            <w:noWrap/>
            <w:vAlign w:val="center"/>
          </w:tcPr>
          <w:p w14:paraId="697F3A8A"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48 (2.9)</w:t>
            </w:r>
          </w:p>
        </w:tc>
      </w:tr>
      <w:tr w:rsidR="00BE7347" w:rsidRPr="008D16C5" w14:paraId="315B501A"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F2F2F2" w:themeFill="background1" w:themeFillShade="F2"/>
            <w:noWrap/>
          </w:tcPr>
          <w:p w14:paraId="79FE0D2B"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Hy’s law criteria of ALT or AST level ≥3×ULN plus serum total bilirubin level ≥2×ULN</w:t>
            </w:r>
          </w:p>
        </w:tc>
        <w:tc>
          <w:tcPr>
            <w:tcW w:w="2070" w:type="dxa"/>
            <w:noWrap/>
            <w:vAlign w:val="center"/>
          </w:tcPr>
          <w:p w14:paraId="224C1FF6"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8 (1.0)</w:t>
            </w:r>
          </w:p>
        </w:tc>
        <w:tc>
          <w:tcPr>
            <w:tcW w:w="2070" w:type="dxa"/>
            <w:noWrap/>
            <w:vAlign w:val="center"/>
          </w:tcPr>
          <w:p w14:paraId="5D72E53A"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10 (1.2)</w:t>
            </w:r>
          </w:p>
        </w:tc>
        <w:tc>
          <w:tcPr>
            <w:tcW w:w="2161" w:type="dxa"/>
            <w:noWrap/>
            <w:vAlign w:val="center"/>
          </w:tcPr>
          <w:p w14:paraId="1BD0B924"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18 (1.1)</w:t>
            </w:r>
          </w:p>
        </w:tc>
      </w:tr>
      <w:tr w:rsidR="00BE7347" w:rsidRPr="008D16C5" w14:paraId="7DEFEC48" w14:textId="77777777" w:rsidTr="00BE7347">
        <w:trPr>
          <w:trHeight w:val="227"/>
        </w:trPr>
        <w:tc>
          <w:tcPr>
            <w:cnfStyle w:val="001000000000" w:firstRow="0" w:lastRow="0" w:firstColumn="1" w:lastColumn="0" w:oddVBand="0" w:evenVBand="0" w:oddHBand="0" w:evenHBand="0" w:firstRowFirstColumn="0" w:firstRowLastColumn="0" w:lastRowFirstColumn="0" w:lastRowLastColumn="0"/>
            <w:tcW w:w="4497" w:type="dxa"/>
            <w:shd w:val="clear" w:color="auto" w:fill="auto"/>
            <w:noWrap/>
          </w:tcPr>
          <w:p w14:paraId="171CCDDD"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Premature discontinuation of assigned regimen for any reason in the microbiologically eligible population</w:t>
            </w:r>
          </w:p>
        </w:tc>
        <w:tc>
          <w:tcPr>
            <w:tcW w:w="2070" w:type="dxa"/>
            <w:noWrap/>
            <w:vAlign w:val="center"/>
          </w:tcPr>
          <w:p w14:paraId="471257A6"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37/784 (4.7)</w:t>
            </w:r>
          </w:p>
        </w:tc>
        <w:tc>
          <w:tcPr>
            <w:tcW w:w="2070" w:type="dxa"/>
            <w:noWrap/>
            <w:vAlign w:val="center"/>
          </w:tcPr>
          <w:p w14:paraId="25B95645"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55/791 (7.0)</w:t>
            </w:r>
          </w:p>
        </w:tc>
        <w:tc>
          <w:tcPr>
            <w:tcW w:w="2161" w:type="dxa"/>
            <w:noWrap/>
            <w:vAlign w:val="center"/>
          </w:tcPr>
          <w:p w14:paraId="522F5C2C" w14:textId="77777777" w:rsidR="00BE7347" w:rsidRPr="008D16C5"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92/1575 (5.8)</w:t>
            </w:r>
          </w:p>
        </w:tc>
      </w:tr>
      <w:tr w:rsidR="00BE7347" w:rsidRPr="008D16C5" w14:paraId="7A687061" w14:textId="77777777" w:rsidTr="00BE734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7" w:type="dxa"/>
            <w:tcBorders>
              <w:bottom w:val="single" w:sz="4" w:space="0" w:color="auto"/>
            </w:tcBorders>
            <w:shd w:val="clear" w:color="auto" w:fill="F2F2F2" w:themeFill="background1" w:themeFillShade="F2"/>
            <w:noWrap/>
          </w:tcPr>
          <w:p w14:paraId="7848805C" w14:textId="77777777" w:rsidR="00BE7347" w:rsidRPr="008D16C5" w:rsidRDefault="00BE7347" w:rsidP="00BE7347">
            <w:pPr>
              <w:rPr>
                <w:rFonts w:ascii="Arial" w:eastAsia="Times New Roman" w:hAnsi="Arial" w:cs="Arial"/>
                <w:i w:val="0"/>
                <w:iCs w:val="0"/>
                <w:color w:val="000000"/>
                <w:sz w:val="16"/>
                <w:szCs w:val="16"/>
              </w:rPr>
            </w:pPr>
            <w:r w:rsidRPr="008D16C5">
              <w:rPr>
                <w:rFonts w:ascii="Arial" w:eastAsia="Times New Roman" w:hAnsi="Arial" w:cs="Arial"/>
                <w:i w:val="0"/>
                <w:iCs w:val="0"/>
                <w:color w:val="000000"/>
                <w:sz w:val="16"/>
                <w:szCs w:val="16"/>
              </w:rPr>
              <w:t>Neutropenia</w:t>
            </w:r>
          </w:p>
        </w:tc>
        <w:tc>
          <w:tcPr>
            <w:tcW w:w="2070" w:type="dxa"/>
            <w:tcBorders>
              <w:bottom w:val="single" w:sz="4" w:space="0" w:color="auto"/>
            </w:tcBorders>
            <w:noWrap/>
            <w:vAlign w:val="center"/>
          </w:tcPr>
          <w:p w14:paraId="10715385"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42 (5.0)</w:t>
            </w:r>
          </w:p>
        </w:tc>
        <w:tc>
          <w:tcPr>
            <w:tcW w:w="2070" w:type="dxa"/>
            <w:tcBorders>
              <w:bottom w:val="single" w:sz="4" w:space="0" w:color="auto"/>
            </w:tcBorders>
            <w:noWrap/>
            <w:vAlign w:val="center"/>
          </w:tcPr>
          <w:p w14:paraId="669DBFCC"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77 (9.1)</w:t>
            </w:r>
          </w:p>
        </w:tc>
        <w:tc>
          <w:tcPr>
            <w:tcW w:w="2161" w:type="dxa"/>
            <w:tcBorders>
              <w:bottom w:val="single" w:sz="4" w:space="0" w:color="auto"/>
            </w:tcBorders>
            <w:noWrap/>
            <w:vAlign w:val="center"/>
          </w:tcPr>
          <w:p w14:paraId="4CD3F4F0" w14:textId="77777777" w:rsidR="00BE7347" w:rsidRPr="008D16C5"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8D16C5">
              <w:rPr>
                <w:rFonts w:ascii="Arial" w:eastAsia="Times New Roman" w:hAnsi="Arial" w:cs="Arial"/>
                <w:color w:val="000000"/>
                <w:sz w:val="16"/>
                <w:szCs w:val="16"/>
              </w:rPr>
              <w:t>119 (7.1)</w:t>
            </w:r>
          </w:p>
        </w:tc>
      </w:tr>
    </w:tbl>
    <w:p w14:paraId="1999EB5E" w14:textId="6CE1E125" w:rsidR="00B90A1B" w:rsidRPr="00BE7347" w:rsidRDefault="00FD188E" w:rsidP="00ED43A3">
      <w:pPr>
        <w:spacing w:line="480" w:lineRule="auto"/>
        <w:rPr>
          <w:rFonts w:ascii="Arial" w:eastAsia="Times New Roman" w:hAnsi="Arial" w:cs="Arial"/>
          <w:b/>
          <w:bCs/>
          <w:i/>
          <w:iCs/>
          <w:color w:val="000000"/>
          <w:sz w:val="20"/>
          <w:szCs w:val="20"/>
          <w:vertAlign w:val="superscript"/>
        </w:rPr>
      </w:pPr>
      <w:commentRangeStart w:id="240"/>
      <w:r w:rsidRPr="00ED43A3">
        <w:rPr>
          <w:rFonts w:ascii="Arial" w:hAnsi="Arial" w:cs="Arial"/>
          <w:b/>
          <w:bCs/>
          <w:sz w:val="20"/>
          <w:szCs w:val="20"/>
        </w:rPr>
        <w:t xml:space="preserve">Table </w:t>
      </w:r>
      <w:commentRangeEnd w:id="240"/>
      <w:r w:rsidR="00F11443">
        <w:rPr>
          <w:rStyle w:val="CommentReference"/>
        </w:rPr>
        <w:commentReference w:id="240"/>
      </w:r>
      <w:r w:rsidRPr="00ED43A3">
        <w:rPr>
          <w:rFonts w:ascii="Arial" w:hAnsi="Arial" w:cs="Arial"/>
          <w:b/>
          <w:bCs/>
          <w:sz w:val="20"/>
          <w:szCs w:val="20"/>
        </w:rPr>
        <w:t xml:space="preserve">1. Summary of Pharmacokinetic, Demographic, Clinical, and Safety data. </w:t>
      </w:r>
      <w:r w:rsidRPr="00ED43A3">
        <w:rPr>
          <w:rFonts w:ascii="Arial" w:hAnsi="Arial" w:cs="Arial"/>
          <w:sz w:val="20"/>
          <w:szCs w:val="20"/>
        </w:rPr>
        <w:t>(*)</w:t>
      </w:r>
      <w:r w:rsidR="001B574D">
        <w:rPr>
          <w:rFonts w:ascii="Arial" w:hAnsi="Arial" w:cs="Arial"/>
          <w:sz w:val="20"/>
          <w:szCs w:val="20"/>
        </w:rPr>
        <w:t xml:space="preserve"> </w:t>
      </w:r>
      <w:r w:rsidRPr="00ED43A3">
        <w:rPr>
          <w:rFonts w:ascii="Arial" w:hAnsi="Arial" w:cs="Arial"/>
          <w:sz w:val="20"/>
          <w:szCs w:val="20"/>
        </w:rPr>
        <w:t>rifapentine and 25-desacetyl rifapentine</w:t>
      </w:r>
      <w:r w:rsidR="001B574D">
        <w:rPr>
          <w:rFonts w:ascii="Arial" w:hAnsi="Arial" w:cs="Arial"/>
          <w:sz w:val="20"/>
          <w:szCs w:val="20"/>
        </w:rPr>
        <w:t xml:space="preserve"> were measured in each sample</w:t>
      </w:r>
      <w:r w:rsidRPr="00ED43A3">
        <w:rPr>
          <w:rFonts w:ascii="Arial" w:hAnsi="Arial" w:cs="Arial"/>
          <w:sz w:val="20"/>
          <w:szCs w:val="20"/>
        </w:rPr>
        <w:t>.</w:t>
      </w:r>
      <w:r w:rsidRPr="00ED43A3">
        <w:rPr>
          <w:rFonts w:ascii="Arial" w:hAnsi="Arial" w:cs="Arial"/>
          <w:b/>
          <w:bCs/>
          <w:sz w:val="20"/>
          <w:szCs w:val="20"/>
        </w:rPr>
        <w:t xml:space="preserve"> </w:t>
      </w:r>
      <w:r w:rsidR="00622356" w:rsidRPr="00622356">
        <w:rPr>
          <w:rFonts w:ascii="Arial" w:eastAsia="Times New Roman" w:hAnsi="Arial" w:cs="Arial"/>
          <w:b/>
          <w:bCs/>
          <w:color w:val="000000"/>
          <w:sz w:val="20"/>
          <w:szCs w:val="20"/>
          <w:vertAlign w:val="superscript"/>
        </w:rPr>
        <w:t>†</w:t>
      </w:r>
      <w:r w:rsidR="00CF43FE">
        <w:rPr>
          <w:rFonts w:ascii="Arial" w:eastAsia="Times New Roman" w:hAnsi="Arial" w:cs="Arial"/>
          <w:color w:val="000000"/>
          <w:sz w:val="20"/>
          <w:szCs w:val="20"/>
        </w:rPr>
        <w:t>12 participants are missing aggregate cavity size and disease extent, 3 participants are missing baseline smear grade.</w:t>
      </w:r>
      <w:r w:rsidR="00622356" w:rsidRPr="00622356">
        <w:rPr>
          <w:rFonts w:ascii="Arial" w:hAnsi="Arial" w:cs="Arial"/>
          <w:sz w:val="20"/>
          <w:szCs w:val="20"/>
        </w:rPr>
        <w:t xml:space="preserve"> </w:t>
      </w:r>
      <w:r w:rsidR="00622356">
        <w:rPr>
          <w:rFonts w:ascii="Arial" w:hAnsi="Arial" w:cs="Arial"/>
          <w:sz w:val="20"/>
          <w:szCs w:val="20"/>
        </w:rPr>
        <w:t>N</w:t>
      </w:r>
      <w:r w:rsidR="00622356" w:rsidRPr="00ED43A3">
        <w:rPr>
          <w:rFonts w:ascii="Arial" w:hAnsi="Arial" w:cs="Arial"/>
          <w:sz w:val="20"/>
          <w:szCs w:val="20"/>
        </w:rPr>
        <w:t xml:space="preserve"> (%) given for categorical </w:t>
      </w:r>
      <w:r w:rsidR="00622356">
        <w:rPr>
          <w:rFonts w:ascii="Arial" w:hAnsi="Arial" w:cs="Arial"/>
          <w:sz w:val="20"/>
          <w:szCs w:val="20"/>
        </w:rPr>
        <w:t>variables</w:t>
      </w:r>
      <w:r w:rsidR="00622356" w:rsidRPr="00ED43A3">
        <w:rPr>
          <w:rFonts w:ascii="Arial" w:hAnsi="Arial" w:cs="Arial"/>
          <w:sz w:val="20"/>
          <w:szCs w:val="20"/>
        </w:rPr>
        <w:t xml:space="preserve"> and me</w:t>
      </w:r>
      <w:r w:rsidR="00622356">
        <w:rPr>
          <w:rFonts w:ascii="Arial" w:hAnsi="Arial" w:cs="Arial"/>
          <w:sz w:val="20"/>
          <w:szCs w:val="20"/>
        </w:rPr>
        <w:t>di</w:t>
      </w:r>
      <w:r w:rsidR="00622356" w:rsidRPr="00ED43A3">
        <w:rPr>
          <w:rFonts w:ascii="Arial" w:hAnsi="Arial" w:cs="Arial"/>
          <w:sz w:val="20"/>
          <w:szCs w:val="20"/>
        </w:rPr>
        <w:t>an (</w:t>
      </w:r>
      <w:r w:rsidR="00622356">
        <w:rPr>
          <w:rFonts w:ascii="Arial" w:hAnsi="Arial" w:cs="Arial"/>
          <w:sz w:val="20"/>
          <w:szCs w:val="20"/>
        </w:rPr>
        <w:t>95</w:t>
      </w:r>
      <w:r w:rsidR="00622356" w:rsidRPr="009E407D">
        <w:rPr>
          <w:rFonts w:ascii="Arial" w:hAnsi="Arial" w:cs="Arial"/>
          <w:sz w:val="20"/>
          <w:szCs w:val="20"/>
          <w:vertAlign w:val="superscript"/>
        </w:rPr>
        <w:t>th</w:t>
      </w:r>
      <w:r w:rsidR="00622356">
        <w:rPr>
          <w:rFonts w:ascii="Arial" w:hAnsi="Arial" w:cs="Arial"/>
          <w:sz w:val="20"/>
          <w:szCs w:val="20"/>
        </w:rPr>
        <w:t xml:space="preserve"> percentiles</w:t>
      </w:r>
      <w:r w:rsidR="00622356" w:rsidRPr="00ED43A3">
        <w:rPr>
          <w:rFonts w:ascii="Arial" w:hAnsi="Arial" w:cs="Arial"/>
          <w:sz w:val="20"/>
          <w:szCs w:val="20"/>
        </w:rPr>
        <w:t xml:space="preserve">) given for continuous </w:t>
      </w:r>
      <w:r w:rsidR="00622356">
        <w:rPr>
          <w:rFonts w:ascii="Arial" w:hAnsi="Arial" w:cs="Arial"/>
          <w:sz w:val="20"/>
          <w:szCs w:val="20"/>
        </w:rPr>
        <w:t>variables</w:t>
      </w:r>
      <w:r w:rsidR="00622356" w:rsidRPr="00ED43A3">
        <w:rPr>
          <w:rFonts w:ascii="Arial" w:hAnsi="Arial" w:cs="Arial"/>
          <w:sz w:val="20"/>
          <w:szCs w:val="20"/>
        </w:rPr>
        <w:t>.</w:t>
      </w:r>
    </w:p>
    <w:p w14:paraId="7E19FEC9" w14:textId="3CB74317" w:rsidR="00A3695D" w:rsidRDefault="00B90A1B">
      <w:pPr>
        <w:rPr>
          <w:sz w:val="20"/>
          <w:szCs w:val="20"/>
        </w:rPr>
      </w:pPr>
      <w:r>
        <w:rPr>
          <w:sz w:val="20"/>
          <w:szCs w:val="20"/>
        </w:rPr>
        <w:br w:type="page"/>
      </w:r>
      <w:r w:rsidR="003E73F9" w:rsidRPr="003E73F9">
        <w:rPr>
          <w:noProof/>
        </w:rPr>
        <w:lastRenderedPageBreak/>
        <w:t xml:space="preserve"> </w:t>
      </w:r>
      <w:r w:rsidR="003E73F9" w:rsidRPr="003E73F9">
        <w:rPr>
          <w:noProof/>
          <w:sz w:val="20"/>
          <w:szCs w:val="20"/>
        </w:rPr>
        <w:drawing>
          <wp:inline distT="0" distB="0" distL="0" distR="0" wp14:anchorId="1B8DCBCF" wp14:editId="6033435A">
            <wp:extent cx="5314223" cy="3974841"/>
            <wp:effectExtent l="0" t="0" r="0" b="635"/>
            <wp:docPr id="1" name="Picture 1" descr="Graphical user interface, char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chart, application&#10;&#10;Description automatically generated"/>
                    <pic:cNvPicPr/>
                  </pic:nvPicPr>
                  <pic:blipFill>
                    <a:blip r:embed="rId14"/>
                    <a:stretch>
                      <a:fillRect/>
                    </a:stretch>
                  </pic:blipFill>
                  <pic:spPr>
                    <a:xfrm>
                      <a:off x="0" y="0"/>
                      <a:ext cx="5349393" cy="4001147"/>
                    </a:xfrm>
                    <a:prstGeom prst="rect">
                      <a:avLst/>
                    </a:prstGeom>
                  </pic:spPr>
                </pic:pic>
              </a:graphicData>
            </a:graphic>
          </wp:inline>
        </w:drawing>
      </w:r>
    </w:p>
    <w:p w14:paraId="123C5E5D" w14:textId="7B86DF6E" w:rsidR="00F6428B" w:rsidRPr="00D8459F" w:rsidRDefault="004D42B2" w:rsidP="00D8459F">
      <w:pPr>
        <w:spacing w:line="480" w:lineRule="auto"/>
        <w:rPr>
          <w:rFonts w:ascii="Arial" w:hAnsi="Arial" w:cs="Arial"/>
          <w:sz w:val="20"/>
          <w:szCs w:val="20"/>
        </w:rPr>
      </w:pPr>
      <w:r w:rsidRPr="00D8459F">
        <w:rPr>
          <w:rFonts w:ascii="Arial" w:hAnsi="Arial" w:cs="Arial"/>
          <w:b/>
          <w:bCs/>
          <w:sz w:val="20"/>
          <w:szCs w:val="20"/>
        </w:rPr>
        <w:t xml:space="preserve">Figure </w:t>
      </w:r>
      <w:r w:rsidR="00422101">
        <w:rPr>
          <w:rFonts w:ascii="Arial" w:hAnsi="Arial" w:cs="Arial"/>
          <w:b/>
          <w:bCs/>
          <w:sz w:val="20"/>
          <w:szCs w:val="20"/>
        </w:rPr>
        <w:t>1</w:t>
      </w:r>
      <w:r w:rsidRPr="00D8459F">
        <w:rPr>
          <w:rFonts w:ascii="Arial" w:hAnsi="Arial" w:cs="Arial"/>
          <w:b/>
          <w:bCs/>
          <w:sz w:val="20"/>
          <w:szCs w:val="20"/>
        </w:rPr>
        <w:t xml:space="preserve">. </w:t>
      </w:r>
      <w:r w:rsidR="001B574D">
        <w:rPr>
          <w:rFonts w:ascii="Arial" w:hAnsi="Arial" w:cs="Arial"/>
          <w:b/>
          <w:bCs/>
          <w:sz w:val="20"/>
          <w:szCs w:val="20"/>
        </w:rPr>
        <w:t>Observed r</w:t>
      </w:r>
      <w:r w:rsidRPr="00D8459F">
        <w:rPr>
          <w:rFonts w:ascii="Arial" w:hAnsi="Arial" w:cs="Arial"/>
          <w:b/>
          <w:bCs/>
          <w:sz w:val="20"/>
          <w:szCs w:val="20"/>
        </w:rPr>
        <w:t xml:space="preserve">ifapentine and 25-desacetyl rifapentine </w:t>
      </w:r>
      <w:r w:rsidR="001B574D">
        <w:rPr>
          <w:rFonts w:ascii="Arial" w:hAnsi="Arial" w:cs="Arial"/>
          <w:b/>
          <w:bCs/>
          <w:sz w:val="20"/>
          <w:szCs w:val="20"/>
        </w:rPr>
        <w:t>p</w:t>
      </w:r>
      <w:r w:rsidRPr="00D8459F">
        <w:rPr>
          <w:rFonts w:ascii="Arial" w:hAnsi="Arial" w:cs="Arial"/>
          <w:b/>
          <w:bCs/>
          <w:sz w:val="20"/>
          <w:szCs w:val="20"/>
        </w:rPr>
        <w:t xml:space="preserve">harmacokinetic </w:t>
      </w:r>
      <w:r w:rsidR="001B574D">
        <w:rPr>
          <w:rFonts w:ascii="Arial" w:hAnsi="Arial" w:cs="Arial"/>
          <w:b/>
          <w:bCs/>
          <w:sz w:val="20"/>
          <w:szCs w:val="20"/>
        </w:rPr>
        <w:t>d</w:t>
      </w:r>
      <w:r w:rsidRPr="00D8459F">
        <w:rPr>
          <w:rFonts w:ascii="Arial" w:hAnsi="Arial" w:cs="Arial"/>
          <w:b/>
          <w:bCs/>
          <w:sz w:val="20"/>
          <w:szCs w:val="20"/>
        </w:rPr>
        <w:t>ata</w:t>
      </w:r>
      <w:r w:rsidR="001B574D">
        <w:rPr>
          <w:rFonts w:ascii="Arial" w:hAnsi="Arial" w:cs="Arial"/>
          <w:b/>
          <w:bCs/>
          <w:sz w:val="20"/>
          <w:szCs w:val="20"/>
        </w:rPr>
        <w:t xml:space="preserve"> were similar between 2HPZE/2HP and 2HPZM/2HPM regimens</w:t>
      </w:r>
      <w:r w:rsidRPr="00D8459F">
        <w:rPr>
          <w:rFonts w:ascii="Arial" w:hAnsi="Arial" w:cs="Arial"/>
          <w:b/>
          <w:bCs/>
          <w:sz w:val="20"/>
          <w:szCs w:val="20"/>
        </w:rPr>
        <w:t xml:space="preserve">. </w:t>
      </w:r>
      <w:r w:rsidR="00C90F45" w:rsidRPr="00D8459F">
        <w:rPr>
          <w:rFonts w:ascii="Arial" w:hAnsi="Arial" w:cs="Arial"/>
          <w:sz w:val="20"/>
          <w:szCs w:val="20"/>
        </w:rPr>
        <w:t xml:space="preserve">Circles represent individual samples and solid lines represent medians. Data is </w:t>
      </w:r>
      <w:r w:rsidR="001B574D">
        <w:rPr>
          <w:rFonts w:ascii="Arial" w:hAnsi="Arial" w:cs="Arial"/>
          <w:sz w:val="20"/>
          <w:szCs w:val="20"/>
        </w:rPr>
        <w:t xml:space="preserve">stratified </w:t>
      </w:r>
      <w:r w:rsidR="00C90F45" w:rsidRPr="00D8459F">
        <w:rPr>
          <w:rFonts w:ascii="Arial" w:hAnsi="Arial" w:cs="Arial"/>
          <w:sz w:val="20"/>
          <w:szCs w:val="20"/>
        </w:rPr>
        <w:t>by regimen</w:t>
      </w:r>
      <w:r w:rsidR="001B574D">
        <w:rPr>
          <w:rFonts w:ascii="Arial" w:hAnsi="Arial" w:cs="Arial"/>
          <w:sz w:val="20"/>
          <w:szCs w:val="20"/>
        </w:rPr>
        <w:t xml:space="preserve"> (</w:t>
      </w:r>
      <w:r w:rsidR="003E73F9">
        <w:rPr>
          <w:rFonts w:ascii="Arial" w:hAnsi="Arial" w:cs="Arial"/>
          <w:sz w:val="20"/>
          <w:szCs w:val="20"/>
        </w:rPr>
        <w:t xml:space="preserve">yellow </w:t>
      </w:r>
      <w:r w:rsidR="00C90F45" w:rsidRPr="00CF43FE">
        <w:rPr>
          <w:rFonts w:ascii="Arial" w:hAnsi="Arial" w:cs="Arial"/>
          <w:sz w:val="20"/>
          <w:szCs w:val="20"/>
        </w:rPr>
        <w:t xml:space="preserve">for </w:t>
      </w:r>
      <w:r w:rsidR="00CF43FE" w:rsidRPr="00CF43FE">
        <w:rPr>
          <w:rFonts w:ascii="Arial" w:hAnsi="Arial" w:cs="Arial"/>
          <w:sz w:val="20"/>
          <w:szCs w:val="20"/>
        </w:rPr>
        <w:t xml:space="preserve">2HPZE/2HP </w:t>
      </w:r>
      <w:r w:rsidR="00CF43FE">
        <w:rPr>
          <w:rFonts w:ascii="Arial" w:hAnsi="Arial" w:cs="Arial"/>
          <w:sz w:val="20"/>
          <w:szCs w:val="20"/>
        </w:rPr>
        <w:t>regimen</w:t>
      </w:r>
      <w:r w:rsidR="00C90F45" w:rsidRPr="00D8459F">
        <w:rPr>
          <w:rFonts w:ascii="Arial" w:hAnsi="Arial" w:cs="Arial"/>
          <w:sz w:val="20"/>
          <w:szCs w:val="20"/>
        </w:rPr>
        <w:t xml:space="preserve"> and </w:t>
      </w:r>
      <w:r w:rsidR="003E73F9">
        <w:rPr>
          <w:rFonts w:ascii="Arial" w:hAnsi="Arial" w:cs="Arial"/>
          <w:sz w:val="20"/>
          <w:szCs w:val="20"/>
        </w:rPr>
        <w:t>blue</w:t>
      </w:r>
      <w:r w:rsidR="00C90F45" w:rsidRPr="00D8459F">
        <w:rPr>
          <w:rFonts w:ascii="Arial" w:hAnsi="Arial" w:cs="Arial"/>
          <w:sz w:val="20"/>
          <w:szCs w:val="20"/>
        </w:rPr>
        <w:t xml:space="preserve"> for </w:t>
      </w:r>
      <w:r w:rsidR="00CF43FE">
        <w:rPr>
          <w:rFonts w:ascii="Arial" w:hAnsi="Arial" w:cs="Arial"/>
          <w:sz w:val="20"/>
          <w:szCs w:val="20"/>
        </w:rPr>
        <w:t>2HPZM/2HPM regimen</w:t>
      </w:r>
      <w:r w:rsidR="001B574D">
        <w:rPr>
          <w:rFonts w:ascii="Arial" w:hAnsi="Arial" w:cs="Arial"/>
          <w:sz w:val="20"/>
          <w:szCs w:val="20"/>
        </w:rPr>
        <w:t>), parent drug (left) and metabolite (right)</w:t>
      </w:r>
      <w:r w:rsidR="00C90F45" w:rsidRPr="00D8459F">
        <w:rPr>
          <w:rFonts w:ascii="Arial" w:hAnsi="Arial" w:cs="Arial"/>
          <w:sz w:val="20"/>
          <w:szCs w:val="20"/>
        </w:rPr>
        <w:t xml:space="preserve">. </w:t>
      </w:r>
      <w:r w:rsidR="00F6428B" w:rsidRPr="00D8459F">
        <w:rPr>
          <w:rFonts w:ascii="Arial" w:hAnsi="Arial" w:cs="Arial"/>
          <w:sz w:val="20"/>
          <w:szCs w:val="20"/>
        </w:rPr>
        <w:br w:type="page"/>
      </w:r>
    </w:p>
    <w:p w14:paraId="28BC60B4" w14:textId="587E4999" w:rsidR="00562457" w:rsidRDefault="00FD188E" w:rsidP="00FD188E">
      <w:pPr>
        <w:tabs>
          <w:tab w:val="left" w:pos="1211"/>
        </w:tabs>
        <w:spacing w:line="480" w:lineRule="auto"/>
        <w:rPr>
          <w:rFonts w:ascii="Arial" w:hAnsi="Arial" w:cs="Arial"/>
          <w:sz w:val="20"/>
          <w:szCs w:val="20"/>
        </w:rPr>
      </w:pPr>
      <w:r w:rsidRPr="00DE288D">
        <w:rPr>
          <w:rFonts w:ascii="Arial" w:hAnsi="Arial" w:cs="Arial"/>
          <w:b/>
          <w:bCs/>
          <w:sz w:val="20"/>
          <w:szCs w:val="20"/>
        </w:rPr>
        <w:lastRenderedPageBreak/>
        <w:t xml:space="preserve">Table </w:t>
      </w:r>
      <w:r>
        <w:rPr>
          <w:rFonts w:ascii="Arial" w:hAnsi="Arial" w:cs="Arial"/>
          <w:b/>
          <w:bCs/>
          <w:sz w:val="20"/>
          <w:szCs w:val="20"/>
        </w:rPr>
        <w:t>2</w:t>
      </w:r>
      <w:r w:rsidRPr="00DE288D">
        <w:rPr>
          <w:rFonts w:ascii="Arial" w:hAnsi="Arial" w:cs="Arial"/>
          <w:b/>
          <w:bCs/>
          <w:sz w:val="20"/>
          <w:szCs w:val="20"/>
        </w:rPr>
        <w:t xml:space="preserve">. Bootstrap of Final Model. </w:t>
      </w:r>
      <w:r w:rsidRPr="00DE288D">
        <w:rPr>
          <w:rFonts w:ascii="Arial" w:hAnsi="Arial" w:cs="Arial"/>
          <w:sz w:val="20"/>
          <w:szCs w:val="20"/>
        </w:rPr>
        <w:t>(*) parameters are fixed.</w:t>
      </w:r>
    </w:p>
    <w:tbl>
      <w:tblPr>
        <w:tblStyle w:val="PlainTable5"/>
        <w:tblW w:w="10568" w:type="dxa"/>
        <w:tblLayout w:type="fixed"/>
        <w:tblLook w:val="04A0" w:firstRow="1" w:lastRow="0" w:firstColumn="1" w:lastColumn="0" w:noHBand="0" w:noVBand="1"/>
      </w:tblPr>
      <w:tblGrid>
        <w:gridCol w:w="4590"/>
        <w:gridCol w:w="1800"/>
        <w:gridCol w:w="2160"/>
        <w:gridCol w:w="2018"/>
      </w:tblGrid>
      <w:tr w:rsidR="00562457" w:rsidRPr="00DE288D" w14:paraId="04C133D0" w14:textId="77777777" w:rsidTr="00B46246">
        <w:trPr>
          <w:cnfStyle w:val="100000000000" w:firstRow="1" w:lastRow="0" w:firstColumn="0" w:lastColumn="0" w:oddVBand="0" w:evenVBand="0" w:oddHBand="0" w:evenHBand="0" w:firstRowFirstColumn="0" w:firstRowLastColumn="0" w:lastRowFirstColumn="0" w:lastRowLastColumn="0"/>
          <w:trHeight w:val="97"/>
        </w:trPr>
        <w:tc>
          <w:tcPr>
            <w:cnfStyle w:val="001000000100" w:firstRow="0" w:lastRow="0" w:firstColumn="1" w:lastColumn="0" w:oddVBand="0" w:evenVBand="0" w:oddHBand="0" w:evenHBand="0" w:firstRowFirstColumn="1" w:firstRowLastColumn="0" w:lastRowFirstColumn="0" w:lastRowLastColumn="0"/>
            <w:tcW w:w="4590" w:type="dxa"/>
            <w:tcBorders>
              <w:right w:val="single" w:sz="4" w:space="0" w:color="auto"/>
            </w:tcBorders>
            <w:noWrap/>
          </w:tcPr>
          <w:p w14:paraId="1220798F" w14:textId="77777777" w:rsidR="00562457" w:rsidRPr="00DE288D" w:rsidRDefault="00562457" w:rsidP="00AA257C">
            <w:pPr>
              <w:rPr>
                <w:rFonts w:ascii="Arial" w:eastAsia="Times New Roman" w:hAnsi="Arial" w:cs="Arial"/>
                <w:sz w:val="20"/>
                <w:szCs w:val="20"/>
              </w:rPr>
            </w:pPr>
          </w:p>
        </w:tc>
        <w:tc>
          <w:tcPr>
            <w:tcW w:w="5978" w:type="dxa"/>
            <w:gridSpan w:val="3"/>
            <w:tcBorders>
              <w:top w:val="single" w:sz="4" w:space="0" w:color="auto"/>
              <w:left w:val="single" w:sz="4" w:space="0" w:color="auto"/>
              <w:bottom w:val="single" w:sz="4" w:space="0" w:color="auto"/>
              <w:right w:val="single" w:sz="4" w:space="0" w:color="auto"/>
            </w:tcBorders>
            <w:vAlign w:val="center"/>
          </w:tcPr>
          <w:p w14:paraId="02E4208B" w14:textId="77777777" w:rsidR="00562457" w:rsidRPr="00DE288D" w:rsidRDefault="00562457" w:rsidP="00AA257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sz w:val="20"/>
                <w:szCs w:val="20"/>
              </w:rPr>
            </w:pPr>
            <w:r w:rsidRPr="00DE288D">
              <w:rPr>
                <w:rFonts w:ascii="Arial" w:eastAsia="Times New Roman" w:hAnsi="Arial" w:cs="Arial"/>
                <w:b/>
                <w:bCs/>
                <w:i w:val="0"/>
                <w:iCs w:val="0"/>
                <w:sz w:val="20"/>
                <w:szCs w:val="20"/>
              </w:rPr>
              <w:t>Final Full Model</w:t>
            </w:r>
          </w:p>
        </w:tc>
      </w:tr>
      <w:tr w:rsidR="00562457" w:rsidRPr="00DE288D" w14:paraId="58747631" w14:textId="77777777" w:rsidTr="00B46246">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4590" w:type="dxa"/>
            <w:tcBorders>
              <w:top w:val="single" w:sz="4" w:space="0" w:color="7F7F7F" w:themeColor="text1" w:themeTint="80"/>
              <w:left w:val="single" w:sz="4" w:space="0" w:color="auto"/>
              <w:bottom w:val="single" w:sz="4" w:space="0" w:color="auto"/>
            </w:tcBorders>
            <w:shd w:val="clear" w:color="auto" w:fill="F2F2F2" w:themeFill="background1" w:themeFillShade="F2"/>
            <w:noWrap/>
            <w:vAlign w:val="bottom"/>
            <w:hideMark/>
          </w:tcPr>
          <w:p w14:paraId="02ED78B4" w14:textId="4D2E1EC5" w:rsidR="00562457" w:rsidRPr="00DE288D" w:rsidRDefault="00562457" w:rsidP="00B46246">
            <w:pPr>
              <w:jc w:val="left"/>
              <w:rPr>
                <w:rFonts w:ascii="Arial" w:eastAsia="Times New Roman" w:hAnsi="Arial" w:cs="Arial"/>
                <w:b/>
                <w:bCs/>
                <w:i w:val="0"/>
                <w:iCs w:val="0"/>
                <w:sz w:val="20"/>
                <w:szCs w:val="20"/>
              </w:rPr>
            </w:pPr>
            <w:r w:rsidRPr="00DE288D">
              <w:rPr>
                <w:rFonts w:ascii="Arial" w:eastAsia="Times New Roman" w:hAnsi="Arial" w:cs="Arial"/>
                <w:b/>
                <w:bCs/>
                <w:i w:val="0"/>
                <w:iCs w:val="0"/>
                <w:sz w:val="20"/>
                <w:szCs w:val="20"/>
              </w:rPr>
              <w:t>Parameters</w:t>
            </w:r>
            <w:r w:rsidR="003E73F9">
              <w:rPr>
                <w:rFonts w:ascii="Arial" w:eastAsia="Times New Roman" w:hAnsi="Arial" w:cs="Arial"/>
                <w:b/>
                <w:bCs/>
                <w:i w:val="0"/>
                <w:iCs w:val="0"/>
                <w:sz w:val="20"/>
                <w:szCs w:val="20"/>
              </w:rPr>
              <w:t xml:space="preserve"> (units)</w:t>
            </w:r>
          </w:p>
        </w:tc>
        <w:tc>
          <w:tcPr>
            <w:tcW w:w="1800" w:type="dxa"/>
            <w:tcBorders>
              <w:top w:val="single" w:sz="4" w:space="0" w:color="auto"/>
              <w:left w:val="single" w:sz="4" w:space="0" w:color="auto"/>
              <w:bottom w:val="single" w:sz="4" w:space="0" w:color="auto"/>
            </w:tcBorders>
            <w:vAlign w:val="bottom"/>
          </w:tcPr>
          <w:p w14:paraId="6B3C3618" w14:textId="77777777" w:rsidR="00562457" w:rsidRPr="00DE288D" w:rsidRDefault="00562457" w:rsidP="00AA257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rPr>
            </w:pPr>
            <w:r w:rsidRPr="00DE288D">
              <w:rPr>
                <w:rFonts w:ascii="Arial" w:eastAsia="Times New Roman" w:hAnsi="Arial" w:cs="Arial"/>
                <w:b/>
                <w:bCs/>
                <w:sz w:val="20"/>
                <w:szCs w:val="20"/>
              </w:rPr>
              <w:t>Median</w:t>
            </w:r>
          </w:p>
        </w:tc>
        <w:tc>
          <w:tcPr>
            <w:tcW w:w="2160" w:type="dxa"/>
            <w:tcBorders>
              <w:top w:val="single" w:sz="4" w:space="0" w:color="auto"/>
              <w:bottom w:val="single" w:sz="4" w:space="0" w:color="auto"/>
            </w:tcBorders>
            <w:vAlign w:val="bottom"/>
          </w:tcPr>
          <w:p w14:paraId="7FF427D0" w14:textId="77777777" w:rsidR="00562457" w:rsidRPr="00DE288D" w:rsidRDefault="00562457" w:rsidP="00AA257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rPr>
            </w:pPr>
            <w:r w:rsidRPr="00DE288D">
              <w:rPr>
                <w:rFonts w:ascii="Arial" w:eastAsia="Times New Roman" w:hAnsi="Arial" w:cs="Arial"/>
                <w:b/>
                <w:bCs/>
                <w:sz w:val="20"/>
                <w:szCs w:val="20"/>
              </w:rPr>
              <w:t>95% Confidence Interval</w:t>
            </w:r>
          </w:p>
        </w:tc>
        <w:tc>
          <w:tcPr>
            <w:tcW w:w="2018" w:type="dxa"/>
            <w:tcBorders>
              <w:top w:val="single" w:sz="4" w:space="0" w:color="auto"/>
              <w:bottom w:val="single" w:sz="4" w:space="0" w:color="auto"/>
              <w:right w:val="single" w:sz="4" w:space="0" w:color="auto"/>
            </w:tcBorders>
            <w:vAlign w:val="bottom"/>
          </w:tcPr>
          <w:p w14:paraId="54A85291" w14:textId="0286227F" w:rsidR="00562457" w:rsidRPr="00DE288D" w:rsidRDefault="003E73F9" w:rsidP="00AA257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rPr>
            </w:pPr>
            <w:r>
              <w:rPr>
                <w:rFonts w:ascii="Arial" w:eastAsia="Times New Roman" w:hAnsi="Arial" w:cs="Arial"/>
                <w:b/>
                <w:bCs/>
                <w:sz w:val="20"/>
                <w:szCs w:val="20"/>
              </w:rPr>
              <w:t xml:space="preserve">Relative </w:t>
            </w:r>
            <w:r w:rsidR="00562457" w:rsidRPr="00DE288D">
              <w:rPr>
                <w:rFonts w:ascii="Arial" w:eastAsia="Times New Roman" w:hAnsi="Arial" w:cs="Arial"/>
                <w:b/>
                <w:bCs/>
                <w:sz w:val="20"/>
                <w:szCs w:val="20"/>
              </w:rPr>
              <w:t>Standard Error (%)</w:t>
            </w:r>
          </w:p>
        </w:tc>
      </w:tr>
      <w:tr w:rsidR="00562457" w:rsidRPr="00DE288D" w14:paraId="5672FBA4"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top w:val="single" w:sz="4" w:space="0" w:color="auto"/>
              <w:left w:val="single" w:sz="4" w:space="0" w:color="auto"/>
            </w:tcBorders>
            <w:vAlign w:val="center"/>
            <w:hideMark/>
          </w:tcPr>
          <w:p w14:paraId="06E716C3" w14:textId="77777777" w:rsidR="00562457" w:rsidRPr="00DE288D" w:rsidRDefault="00562457" w:rsidP="00AA257C">
            <w:pPr>
              <w:rPr>
                <w:rFonts w:ascii="Arial" w:eastAsia="Times New Roman" w:hAnsi="Arial" w:cs="Arial"/>
                <w:i w:val="0"/>
                <w:iCs w:val="0"/>
                <w:sz w:val="20"/>
                <w:szCs w:val="20"/>
              </w:rPr>
            </w:pPr>
            <w:r w:rsidRPr="00DE288D">
              <w:rPr>
                <w:rFonts w:ascii="Arial" w:hAnsi="Arial" w:cs="Arial"/>
                <w:i w:val="0"/>
                <w:iCs w:val="0"/>
                <w:kern w:val="24"/>
                <w:sz w:val="20"/>
                <w:szCs w:val="20"/>
              </w:rPr>
              <w:t>CL/F (L/h)</w:t>
            </w:r>
          </w:p>
        </w:tc>
        <w:tc>
          <w:tcPr>
            <w:tcW w:w="1800" w:type="dxa"/>
            <w:tcBorders>
              <w:top w:val="single" w:sz="4" w:space="0" w:color="auto"/>
              <w:left w:val="single" w:sz="4" w:space="0" w:color="auto"/>
            </w:tcBorders>
            <w:noWrap/>
            <w:vAlign w:val="center"/>
            <w:hideMark/>
          </w:tcPr>
          <w:p w14:paraId="6A60EBF6" w14:textId="77777777" w:rsidR="00562457" w:rsidRPr="00DE288D" w:rsidRDefault="00562457" w:rsidP="00AA257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2.24</w:t>
            </w:r>
          </w:p>
        </w:tc>
        <w:tc>
          <w:tcPr>
            <w:tcW w:w="2160" w:type="dxa"/>
            <w:tcBorders>
              <w:top w:val="single" w:sz="4" w:space="0" w:color="auto"/>
            </w:tcBorders>
            <w:vAlign w:val="center"/>
          </w:tcPr>
          <w:p w14:paraId="23493441" w14:textId="77777777" w:rsidR="00562457" w:rsidRPr="00DE288D" w:rsidRDefault="00562457" w:rsidP="00AA257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2.19 – 2.29</w:t>
            </w:r>
          </w:p>
        </w:tc>
        <w:tc>
          <w:tcPr>
            <w:tcW w:w="2018" w:type="dxa"/>
            <w:tcBorders>
              <w:top w:val="single" w:sz="4" w:space="0" w:color="auto"/>
              <w:right w:val="single" w:sz="4" w:space="0" w:color="auto"/>
            </w:tcBorders>
            <w:vAlign w:val="center"/>
          </w:tcPr>
          <w:p w14:paraId="4A666D11" w14:textId="5A535866" w:rsidR="00562457" w:rsidRPr="00DE288D" w:rsidRDefault="00562457" w:rsidP="00AA257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1.17</w:t>
            </w:r>
          </w:p>
        </w:tc>
      </w:tr>
      <w:tr w:rsidR="002A5A1A" w:rsidRPr="00DE288D" w14:paraId="77D738EA"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shd w:val="clear" w:color="auto" w:fill="F2F2F2" w:themeFill="background1" w:themeFillShade="F2"/>
            <w:vAlign w:val="center"/>
          </w:tcPr>
          <w:p w14:paraId="142CB3F3" w14:textId="074916C5" w:rsidR="002A5A1A" w:rsidRPr="00DE288D" w:rsidRDefault="002A5A1A" w:rsidP="002A5A1A">
            <w:pPr>
              <w:rPr>
                <w:rFonts w:ascii="Arial" w:hAnsi="Arial" w:cs="Arial"/>
                <w:i w:val="0"/>
                <w:iCs w:val="0"/>
                <w:kern w:val="24"/>
                <w:sz w:val="20"/>
                <w:szCs w:val="20"/>
              </w:rPr>
            </w:pPr>
            <w:r w:rsidRPr="00DE288D">
              <w:rPr>
                <w:rFonts w:ascii="Arial" w:hAnsi="Arial" w:cs="Arial"/>
                <w:i w:val="0"/>
                <w:iCs w:val="0"/>
                <w:kern w:val="24"/>
                <w:sz w:val="20"/>
                <w:szCs w:val="20"/>
              </w:rPr>
              <w:t>V/F (L)</w:t>
            </w:r>
          </w:p>
        </w:tc>
        <w:tc>
          <w:tcPr>
            <w:tcW w:w="1800" w:type="dxa"/>
            <w:tcBorders>
              <w:left w:val="single" w:sz="4" w:space="0" w:color="auto"/>
            </w:tcBorders>
            <w:noWrap/>
            <w:vAlign w:val="center"/>
          </w:tcPr>
          <w:p w14:paraId="12001DF0" w14:textId="19FB4701"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47.4</w:t>
            </w:r>
          </w:p>
        </w:tc>
        <w:tc>
          <w:tcPr>
            <w:tcW w:w="2160" w:type="dxa"/>
            <w:vAlign w:val="center"/>
          </w:tcPr>
          <w:p w14:paraId="29893D8E" w14:textId="57DFB71F"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45.0 – 50.1</w:t>
            </w:r>
          </w:p>
        </w:tc>
        <w:tc>
          <w:tcPr>
            <w:tcW w:w="2018" w:type="dxa"/>
            <w:tcBorders>
              <w:right w:val="single" w:sz="4" w:space="0" w:color="auto"/>
            </w:tcBorders>
            <w:vAlign w:val="center"/>
          </w:tcPr>
          <w:p w14:paraId="110B415D" w14:textId="6F98F747"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2.66</w:t>
            </w:r>
          </w:p>
        </w:tc>
      </w:tr>
      <w:tr w:rsidR="002A5A1A" w:rsidRPr="00DE288D" w14:paraId="5C380A33"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vAlign w:val="center"/>
          </w:tcPr>
          <w:p w14:paraId="16AF68B0" w14:textId="3BA5A201" w:rsidR="002A5A1A" w:rsidRPr="00DE288D" w:rsidRDefault="002A5A1A" w:rsidP="002A5A1A">
            <w:pPr>
              <w:rPr>
                <w:rFonts w:ascii="Arial" w:eastAsia="Times New Roman" w:hAnsi="Arial" w:cs="Arial"/>
                <w:b/>
                <w:bCs/>
                <w:i w:val="0"/>
                <w:iCs w:val="0"/>
                <w:sz w:val="20"/>
                <w:szCs w:val="20"/>
              </w:rPr>
            </w:pPr>
            <w:r w:rsidRPr="00DE288D">
              <w:rPr>
                <w:rFonts w:ascii="Arial" w:hAnsi="Arial" w:cs="Arial"/>
                <w:i w:val="0"/>
                <w:iCs w:val="0"/>
                <w:kern w:val="24"/>
                <w:sz w:val="20"/>
                <w:szCs w:val="20"/>
              </w:rPr>
              <w:t>M</w:t>
            </w:r>
            <w:r>
              <w:rPr>
                <w:rFonts w:ascii="Arial" w:hAnsi="Arial" w:cs="Arial"/>
                <w:i w:val="0"/>
                <w:iCs w:val="0"/>
                <w:kern w:val="24"/>
                <w:sz w:val="20"/>
                <w:szCs w:val="20"/>
              </w:rPr>
              <w:t>ean transit time</w:t>
            </w:r>
            <w:r w:rsidRPr="00DE288D">
              <w:rPr>
                <w:rFonts w:ascii="Arial" w:hAnsi="Arial" w:cs="Arial"/>
                <w:i w:val="0"/>
                <w:iCs w:val="0"/>
                <w:kern w:val="24"/>
                <w:sz w:val="20"/>
                <w:szCs w:val="20"/>
              </w:rPr>
              <w:t xml:space="preserve"> (h)</w:t>
            </w:r>
          </w:p>
        </w:tc>
        <w:tc>
          <w:tcPr>
            <w:tcW w:w="1800" w:type="dxa"/>
            <w:tcBorders>
              <w:left w:val="single" w:sz="4" w:space="0" w:color="auto"/>
            </w:tcBorders>
            <w:noWrap/>
            <w:vAlign w:val="center"/>
          </w:tcPr>
          <w:p w14:paraId="624FEF31" w14:textId="5C44DD46"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3.68</w:t>
            </w:r>
          </w:p>
        </w:tc>
        <w:tc>
          <w:tcPr>
            <w:tcW w:w="2160" w:type="dxa"/>
            <w:vAlign w:val="center"/>
          </w:tcPr>
          <w:p w14:paraId="2F98210A" w14:textId="58E9A942"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3.40 – 3.95</w:t>
            </w:r>
          </w:p>
        </w:tc>
        <w:tc>
          <w:tcPr>
            <w:tcW w:w="2018" w:type="dxa"/>
            <w:tcBorders>
              <w:right w:val="single" w:sz="4" w:space="0" w:color="auto"/>
            </w:tcBorders>
            <w:vAlign w:val="center"/>
          </w:tcPr>
          <w:p w14:paraId="7A38483B" w14:textId="7EF09BE1"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3.52</w:t>
            </w:r>
          </w:p>
        </w:tc>
      </w:tr>
      <w:tr w:rsidR="002A5A1A" w:rsidRPr="00DE288D" w14:paraId="3D99007F"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shd w:val="clear" w:color="auto" w:fill="F2F2F2" w:themeFill="background1" w:themeFillShade="F2"/>
            <w:vAlign w:val="center"/>
          </w:tcPr>
          <w:p w14:paraId="6CEC2FA6" w14:textId="71724512" w:rsidR="002A5A1A" w:rsidRPr="00DE288D" w:rsidRDefault="002A5A1A" w:rsidP="002A5A1A">
            <w:pPr>
              <w:rPr>
                <w:rFonts w:ascii="Arial" w:eastAsia="Times New Roman" w:hAnsi="Arial" w:cs="Arial"/>
                <w:b/>
                <w:bCs/>
                <w:i w:val="0"/>
                <w:iCs w:val="0"/>
                <w:sz w:val="20"/>
                <w:szCs w:val="20"/>
              </w:rPr>
            </w:pPr>
            <w:r w:rsidRPr="00DE288D">
              <w:rPr>
                <w:rFonts w:ascii="Arial" w:hAnsi="Arial" w:cs="Arial"/>
                <w:i w:val="0"/>
                <w:iCs w:val="0"/>
                <w:kern w:val="24"/>
                <w:sz w:val="20"/>
                <w:szCs w:val="20"/>
              </w:rPr>
              <w:t>CL</w:t>
            </w:r>
            <w:r w:rsidRPr="00DE288D">
              <w:rPr>
                <w:rFonts w:ascii="Arial" w:hAnsi="Arial" w:cs="Arial"/>
                <w:i w:val="0"/>
                <w:iCs w:val="0"/>
                <w:kern w:val="24"/>
                <w:position w:val="-6"/>
                <w:sz w:val="20"/>
                <w:szCs w:val="20"/>
                <w:vertAlign w:val="subscript"/>
              </w:rPr>
              <w:t>m</w:t>
            </w:r>
            <w:r w:rsidRPr="00DE288D">
              <w:rPr>
                <w:rFonts w:ascii="Arial" w:hAnsi="Arial" w:cs="Arial"/>
                <w:i w:val="0"/>
                <w:iCs w:val="0"/>
                <w:kern w:val="24"/>
                <w:sz w:val="20"/>
                <w:szCs w:val="20"/>
              </w:rPr>
              <w:t>/F</w:t>
            </w:r>
            <w:r w:rsidRPr="00DE288D">
              <w:rPr>
                <w:rFonts w:ascii="Arial" w:hAnsi="Arial" w:cs="Arial"/>
                <w:i w:val="0"/>
                <w:iCs w:val="0"/>
                <w:kern w:val="24"/>
                <w:position w:val="-6"/>
                <w:sz w:val="20"/>
                <w:szCs w:val="20"/>
                <w:vertAlign w:val="subscript"/>
              </w:rPr>
              <w:t>m</w:t>
            </w:r>
            <w:r w:rsidRPr="00DE288D">
              <w:rPr>
                <w:rFonts w:ascii="Arial" w:hAnsi="Arial" w:cs="Arial"/>
                <w:i w:val="0"/>
                <w:iCs w:val="0"/>
                <w:kern w:val="24"/>
                <w:sz w:val="20"/>
                <w:szCs w:val="20"/>
              </w:rPr>
              <w:t xml:space="preserve"> (L/h)</w:t>
            </w:r>
          </w:p>
        </w:tc>
        <w:tc>
          <w:tcPr>
            <w:tcW w:w="1800" w:type="dxa"/>
            <w:tcBorders>
              <w:left w:val="single" w:sz="4" w:space="0" w:color="auto"/>
            </w:tcBorders>
            <w:noWrap/>
            <w:vAlign w:val="center"/>
          </w:tcPr>
          <w:p w14:paraId="3BECED70" w14:textId="47D0B07C"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2.15</w:t>
            </w:r>
          </w:p>
        </w:tc>
        <w:tc>
          <w:tcPr>
            <w:tcW w:w="2160" w:type="dxa"/>
            <w:vAlign w:val="center"/>
          </w:tcPr>
          <w:p w14:paraId="0B5DBE87" w14:textId="2C0F6315"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2.08 – 2.21</w:t>
            </w:r>
          </w:p>
        </w:tc>
        <w:tc>
          <w:tcPr>
            <w:tcW w:w="2018" w:type="dxa"/>
            <w:tcBorders>
              <w:right w:val="single" w:sz="4" w:space="0" w:color="auto"/>
            </w:tcBorders>
            <w:vAlign w:val="center"/>
          </w:tcPr>
          <w:p w14:paraId="2662F68B" w14:textId="17C5162E"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1.50</w:t>
            </w:r>
          </w:p>
        </w:tc>
      </w:tr>
      <w:tr w:rsidR="002A5A1A" w:rsidRPr="00DE288D" w14:paraId="52723D67"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vAlign w:val="center"/>
          </w:tcPr>
          <w:p w14:paraId="31B4E559" w14:textId="7329508A" w:rsidR="002A5A1A" w:rsidRPr="00DE288D" w:rsidRDefault="002A5A1A" w:rsidP="002A5A1A">
            <w:pPr>
              <w:rPr>
                <w:rFonts w:ascii="Arial" w:hAnsi="Arial" w:cs="Arial"/>
                <w:kern w:val="24"/>
                <w:sz w:val="20"/>
                <w:szCs w:val="20"/>
              </w:rPr>
            </w:pPr>
            <w:r w:rsidRPr="00DE288D">
              <w:rPr>
                <w:rFonts w:ascii="Arial" w:hAnsi="Arial" w:cs="Arial"/>
                <w:i w:val="0"/>
                <w:iCs w:val="0"/>
                <w:kern w:val="24"/>
                <w:sz w:val="20"/>
                <w:szCs w:val="20"/>
              </w:rPr>
              <w:t>CL</w:t>
            </w:r>
            <w:r w:rsidRPr="00DE288D">
              <w:rPr>
                <w:rFonts w:ascii="Arial" w:hAnsi="Arial" w:cs="Arial"/>
                <w:i w:val="0"/>
                <w:iCs w:val="0"/>
                <w:kern w:val="24"/>
                <w:position w:val="-6"/>
                <w:sz w:val="20"/>
                <w:szCs w:val="20"/>
                <w:vertAlign w:val="subscript"/>
              </w:rPr>
              <w:t>m</w:t>
            </w:r>
            <w:r w:rsidRPr="00DE288D">
              <w:rPr>
                <w:rFonts w:ascii="Arial" w:hAnsi="Arial" w:cs="Arial"/>
                <w:i w:val="0"/>
                <w:iCs w:val="0"/>
                <w:kern w:val="24"/>
                <w:sz w:val="20"/>
                <w:szCs w:val="20"/>
              </w:rPr>
              <w:t xml:space="preserve"> </w:t>
            </w:r>
            <w:r>
              <w:rPr>
                <w:rFonts w:ascii="Arial" w:hAnsi="Arial" w:cs="Arial"/>
                <w:i w:val="0"/>
                <w:iCs w:val="0"/>
                <w:kern w:val="24"/>
                <w:sz w:val="20"/>
                <w:szCs w:val="20"/>
              </w:rPr>
              <w:t>b</w:t>
            </w:r>
            <w:r w:rsidRPr="00DE288D">
              <w:rPr>
                <w:rFonts w:ascii="Arial" w:hAnsi="Arial" w:cs="Arial"/>
                <w:i w:val="0"/>
                <w:iCs w:val="0"/>
                <w:kern w:val="24"/>
                <w:sz w:val="20"/>
                <w:szCs w:val="20"/>
              </w:rPr>
              <w:t xml:space="preserve">ox </w:t>
            </w:r>
            <w:r>
              <w:rPr>
                <w:rFonts w:ascii="Arial" w:hAnsi="Arial" w:cs="Arial"/>
                <w:i w:val="0"/>
                <w:iCs w:val="0"/>
                <w:kern w:val="24"/>
                <w:sz w:val="20"/>
                <w:szCs w:val="20"/>
              </w:rPr>
              <w:t>c</w:t>
            </w:r>
            <w:r w:rsidRPr="00DE288D">
              <w:rPr>
                <w:rFonts w:ascii="Arial" w:hAnsi="Arial" w:cs="Arial"/>
                <w:i w:val="0"/>
                <w:iCs w:val="0"/>
                <w:kern w:val="24"/>
                <w:sz w:val="20"/>
                <w:szCs w:val="20"/>
              </w:rPr>
              <w:t xml:space="preserve">ox transformation </w:t>
            </w:r>
            <w:r>
              <w:rPr>
                <w:rFonts w:ascii="Arial" w:hAnsi="Arial" w:cs="Arial"/>
                <w:i w:val="0"/>
                <w:iCs w:val="0"/>
                <w:kern w:val="24"/>
                <w:sz w:val="20"/>
                <w:szCs w:val="20"/>
              </w:rPr>
              <w:t>s</w:t>
            </w:r>
            <w:r w:rsidRPr="00DE288D">
              <w:rPr>
                <w:rFonts w:ascii="Arial" w:hAnsi="Arial" w:cs="Arial"/>
                <w:i w:val="0"/>
                <w:iCs w:val="0"/>
                <w:kern w:val="24"/>
                <w:sz w:val="20"/>
                <w:szCs w:val="20"/>
              </w:rPr>
              <w:t>hape parameter</w:t>
            </w:r>
          </w:p>
        </w:tc>
        <w:tc>
          <w:tcPr>
            <w:tcW w:w="1800" w:type="dxa"/>
            <w:tcBorders>
              <w:left w:val="single" w:sz="4" w:space="0" w:color="auto"/>
            </w:tcBorders>
            <w:noWrap/>
            <w:vAlign w:val="center"/>
          </w:tcPr>
          <w:p w14:paraId="03CF5FAD" w14:textId="1303B4E6"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0.294</w:t>
            </w:r>
          </w:p>
        </w:tc>
        <w:tc>
          <w:tcPr>
            <w:tcW w:w="2160" w:type="dxa"/>
            <w:vAlign w:val="center"/>
          </w:tcPr>
          <w:p w14:paraId="4596293E" w14:textId="103F8B4A"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0.190 – 0.393</w:t>
            </w:r>
          </w:p>
        </w:tc>
        <w:tc>
          <w:tcPr>
            <w:tcW w:w="2018" w:type="dxa"/>
            <w:tcBorders>
              <w:right w:val="single" w:sz="4" w:space="0" w:color="auto"/>
            </w:tcBorders>
            <w:vAlign w:val="center"/>
          </w:tcPr>
          <w:p w14:paraId="2CB90E9C" w14:textId="74F93722"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17.4</w:t>
            </w:r>
          </w:p>
        </w:tc>
      </w:tr>
      <w:tr w:rsidR="002A5A1A" w:rsidRPr="00DE288D" w14:paraId="027E0D25"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shd w:val="clear" w:color="auto" w:fill="F2F2F2" w:themeFill="background1" w:themeFillShade="F2"/>
            <w:vAlign w:val="center"/>
          </w:tcPr>
          <w:p w14:paraId="03AA843E" w14:textId="598C139F" w:rsidR="002A5A1A" w:rsidRPr="00DE288D" w:rsidRDefault="002A5A1A" w:rsidP="002A5A1A">
            <w:pPr>
              <w:rPr>
                <w:rFonts w:ascii="Arial" w:eastAsia="Times New Roman" w:hAnsi="Arial" w:cs="Arial"/>
                <w:b/>
                <w:bCs/>
                <w:i w:val="0"/>
                <w:iCs w:val="0"/>
                <w:sz w:val="20"/>
                <w:szCs w:val="20"/>
              </w:rPr>
            </w:pPr>
            <w:r w:rsidRPr="00DE288D">
              <w:rPr>
                <w:rFonts w:ascii="Arial" w:hAnsi="Arial" w:cs="Arial"/>
                <w:i w:val="0"/>
                <w:iCs w:val="0"/>
                <w:kern w:val="24"/>
                <w:sz w:val="20"/>
                <w:szCs w:val="20"/>
              </w:rPr>
              <w:t>V</w:t>
            </w:r>
            <w:r w:rsidRPr="00DE288D">
              <w:rPr>
                <w:rFonts w:ascii="Arial" w:hAnsi="Arial" w:cs="Arial"/>
                <w:i w:val="0"/>
                <w:iCs w:val="0"/>
                <w:kern w:val="24"/>
                <w:position w:val="-6"/>
                <w:sz w:val="20"/>
                <w:szCs w:val="20"/>
                <w:vertAlign w:val="subscript"/>
              </w:rPr>
              <w:t>m</w:t>
            </w:r>
            <w:r w:rsidRPr="00DE288D">
              <w:rPr>
                <w:rFonts w:ascii="Arial" w:hAnsi="Arial" w:cs="Arial"/>
                <w:i w:val="0"/>
                <w:iCs w:val="0"/>
                <w:kern w:val="24"/>
                <w:sz w:val="20"/>
                <w:szCs w:val="20"/>
              </w:rPr>
              <w:t>/F</w:t>
            </w:r>
            <w:r w:rsidRPr="00DE288D">
              <w:rPr>
                <w:rFonts w:ascii="Arial" w:hAnsi="Arial" w:cs="Arial"/>
                <w:i w:val="0"/>
                <w:iCs w:val="0"/>
                <w:kern w:val="24"/>
                <w:position w:val="-6"/>
                <w:sz w:val="20"/>
                <w:szCs w:val="20"/>
                <w:vertAlign w:val="subscript"/>
              </w:rPr>
              <w:t>m</w:t>
            </w:r>
            <w:r w:rsidRPr="00DE288D">
              <w:rPr>
                <w:rFonts w:ascii="Arial" w:hAnsi="Arial" w:cs="Arial"/>
                <w:i w:val="0"/>
                <w:iCs w:val="0"/>
                <w:kern w:val="24"/>
                <w:sz w:val="20"/>
                <w:szCs w:val="20"/>
              </w:rPr>
              <w:t xml:space="preserve"> (L)</w:t>
            </w:r>
          </w:p>
        </w:tc>
        <w:tc>
          <w:tcPr>
            <w:tcW w:w="1800" w:type="dxa"/>
            <w:tcBorders>
              <w:left w:val="single" w:sz="4" w:space="0" w:color="auto"/>
            </w:tcBorders>
            <w:noWrap/>
            <w:vAlign w:val="center"/>
          </w:tcPr>
          <w:p w14:paraId="3FA0009C" w14:textId="6DD99CB1"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11.3</w:t>
            </w:r>
          </w:p>
        </w:tc>
        <w:tc>
          <w:tcPr>
            <w:tcW w:w="2160" w:type="dxa"/>
            <w:vAlign w:val="center"/>
          </w:tcPr>
          <w:p w14:paraId="78444273" w14:textId="505D1BA6"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10.4 – 12.1</w:t>
            </w:r>
          </w:p>
        </w:tc>
        <w:tc>
          <w:tcPr>
            <w:tcW w:w="2018" w:type="dxa"/>
            <w:tcBorders>
              <w:right w:val="single" w:sz="4" w:space="0" w:color="auto"/>
            </w:tcBorders>
            <w:vAlign w:val="center"/>
          </w:tcPr>
          <w:p w14:paraId="6DB6378D" w14:textId="07236C2A"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4.04</w:t>
            </w:r>
          </w:p>
        </w:tc>
      </w:tr>
      <w:tr w:rsidR="002A5A1A" w:rsidRPr="00DE288D" w14:paraId="5BA6D4CD"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vAlign w:val="center"/>
          </w:tcPr>
          <w:p w14:paraId="38CAEDBA" w14:textId="0EAB0840" w:rsidR="002A5A1A" w:rsidRPr="00DE288D" w:rsidRDefault="002A5A1A" w:rsidP="002A5A1A">
            <w:pPr>
              <w:rPr>
                <w:rFonts w:ascii="Arial" w:hAnsi="Arial" w:cs="Arial"/>
                <w:i w:val="0"/>
                <w:iCs w:val="0"/>
                <w:kern w:val="24"/>
                <w:sz w:val="20"/>
                <w:szCs w:val="20"/>
              </w:rPr>
            </w:pPr>
            <w:r w:rsidRPr="00DE288D">
              <w:rPr>
                <w:rFonts w:ascii="Arial" w:hAnsi="Arial" w:cs="Arial"/>
                <w:i w:val="0"/>
                <w:iCs w:val="0"/>
                <w:kern w:val="24"/>
                <w:sz w:val="20"/>
                <w:szCs w:val="20"/>
              </w:rPr>
              <w:t>F</w:t>
            </w:r>
          </w:p>
        </w:tc>
        <w:tc>
          <w:tcPr>
            <w:tcW w:w="1800" w:type="dxa"/>
            <w:tcBorders>
              <w:left w:val="single" w:sz="4" w:space="0" w:color="auto"/>
            </w:tcBorders>
            <w:noWrap/>
            <w:vAlign w:val="center"/>
          </w:tcPr>
          <w:p w14:paraId="5C0ED5A2" w14:textId="5268460E"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1*</w:t>
            </w:r>
          </w:p>
        </w:tc>
        <w:tc>
          <w:tcPr>
            <w:tcW w:w="2160" w:type="dxa"/>
            <w:vAlign w:val="center"/>
          </w:tcPr>
          <w:p w14:paraId="40268942" w14:textId="055479E1"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w:t>
            </w:r>
          </w:p>
        </w:tc>
        <w:tc>
          <w:tcPr>
            <w:tcW w:w="2018" w:type="dxa"/>
            <w:tcBorders>
              <w:right w:val="single" w:sz="4" w:space="0" w:color="auto"/>
            </w:tcBorders>
            <w:vAlign w:val="center"/>
          </w:tcPr>
          <w:p w14:paraId="216C87EA" w14:textId="14D46AB5"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w:t>
            </w:r>
          </w:p>
        </w:tc>
      </w:tr>
      <w:tr w:rsidR="002A5A1A" w:rsidRPr="00DE288D" w14:paraId="7FDEC821"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shd w:val="clear" w:color="auto" w:fill="F2F2F2" w:themeFill="background1" w:themeFillShade="F2"/>
            <w:vAlign w:val="center"/>
          </w:tcPr>
          <w:p w14:paraId="65DF5652" w14:textId="10F002D4" w:rsidR="002A5A1A" w:rsidRPr="00DE288D" w:rsidRDefault="002A5A1A" w:rsidP="002A5A1A">
            <w:pPr>
              <w:rPr>
                <w:rFonts w:ascii="Arial" w:eastAsia="Times New Roman" w:hAnsi="Arial" w:cs="Arial"/>
                <w:b/>
                <w:bCs/>
                <w:i w:val="0"/>
                <w:iCs w:val="0"/>
                <w:sz w:val="20"/>
                <w:szCs w:val="20"/>
              </w:rPr>
            </w:pPr>
            <w:r w:rsidRPr="00DE288D">
              <w:rPr>
                <w:rFonts w:ascii="Arial" w:hAnsi="Arial" w:cs="Arial"/>
                <w:i w:val="0"/>
                <w:iCs w:val="0"/>
                <w:kern w:val="24"/>
                <w:sz w:val="20"/>
                <w:szCs w:val="20"/>
              </w:rPr>
              <w:t>F</w:t>
            </w:r>
            <w:r w:rsidRPr="00DE288D">
              <w:rPr>
                <w:rFonts w:ascii="Arial" w:hAnsi="Arial" w:cs="Arial"/>
                <w:i w:val="0"/>
                <w:iCs w:val="0"/>
                <w:kern w:val="24"/>
                <w:position w:val="-6"/>
                <w:sz w:val="20"/>
                <w:szCs w:val="20"/>
                <w:vertAlign w:val="subscript"/>
              </w:rPr>
              <w:t>m</w:t>
            </w:r>
          </w:p>
        </w:tc>
        <w:tc>
          <w:tcPr>
            <w:tcW w:w="1800" w:type="dxa"/>
            <w:tcBorders>
              <w:left w:val="single" w:sz="4" w:space="0" w:color="auto"/>
            </w:tcBorders>
            <w:noWrap/>
            <w:vAlign w:val="center"/>
          </w:tcPr>
          <w:p w14:paraId="43FF6C1E" w14:textId="62A93364"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1*</w:t>
            </w:r>
          </w:p>
        </w:tc>
        <w:tc>
          <w:tcPr>
            <w:tcW w:w="2160" w:type="dxa"/>
            <w:vAlign w:val="center"/>
          </w:tcPr>
          <w:p w14:paraId="38E39D0E" w14:textId="10255BE6"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w:t>
            </w:r>
          </w:p>
        </w:tc>
        <w:tc>
          <w:tcPr>
            <w:tcW w:w="2018" w:type="dxa"/>
            <w:tcBorders>
              <w:right w:val="single" w:sz="4" w:space="0" w:color="auto"/>
            </w:tcBorders>
            <w:vAlign w:val="center"/>
          </w:tcPr>
          <w:p w14:paraId="0F0CF9FB" w14:textId="04432E7F"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w:t>
            </w:r>
          </w:p>
        </w:tc>
      </w:tr>
      <w:tr w:rsidR="002A5A1A" w:rsidRPr="00DE288D" w14:paraId="7219FE93"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bottom w:val="single" w:sz="4" w:space="0" w:color="auto"/>
            </w:tcBorders>
            <w:vAlign w:val="center"/>
          </w:tcPr>
          <w:p w14:paraId="20B091CD" w14:textId="205B6A7F" w:rsidR="002A5A1A" w:rsidRPr="00DE288D" w:rsidRDefault="002A5A1A" w:rsidP="002A5A1A">
            <w:pPr>
              <w:rPr>
                <w:rFonts w:ascii="Arial" w:eastAsia="Times New Roman" w:hAnsi="Arial" w:cs="Arial"/>
                <w:b/>
                <w:bCs/>
                <w:i w:val="0"/>
                <w:iCs w:val="0"/>
                <w:sz w:val="20"/>
                <w:szCs w:val="20"/>
              </w:rPr>
            </w:pPr>
            <w:r w:rsidRPr="00DE288D">
              <w:rPr>
                <w:rFonts w:ascii="Arial" w:hAnsi="Arial" w:cs="Arial"/>
                <w:i w:val="0"/>
                <w:iCs w:val="0"/>
                <w:kern w:val="24"/>
                <w:sz w:val="20"/>
                <w:szCs w:val="20"/>
              </w:rPr>
              <w:t xml:space="preserve">N </w:t>
            </w:r>
            <w:r>
              <w:rPr>
                <w:rFonts w:ascii="Arial" w:hAnsi="Arial" w:cs="Arial"/>
                <w:i w:val="0"/>
                <w:iCs w:val="0"/>
                <w:kern w:val="24"/>
                <w:sz w:val="20"/>
                <w:szCs w:val="20"/>
              </w:rPr>
              <w:t>t</w:t>
            </w:r>
            <w:r w:rsidRPr="00DE288D">
              <w:rPr>
                <w:rFonts w:ascii="Arial" w:hAnsi="Arial" w:cs="Arial"/>
                <w:i w:val="0"/>
                <w:iCs w:val="0"/>
                <w:kern w:val="24"/>
                <w:sz w:val="20"/>
                <w:szCs w:val="20"/>
              </w:rPr>
              <w:t xml:space="preserve">ransit </w:t>
            </w:r>
            <w:r>
              <w:rPr>
                <w:rFonts w:ascii="Arial" w:hAnsi="Arial" w:cs="Arial"/>
                <w:i w:val="0"/>
                <w:iCs w:val="0"/>
                <w:kern w:val="24"/>
                <w:sz w:val="20"/>
                <w:szCs w:val="20"/>
              </w:rPr>
              <w:t>c</w:t>
            </w:r>
            <w:r w:rsidRPr="00DE288D">
              <w:rPr>
                <w:rFonts w:ascii="Arial" w:hAnsi="Arial" w:cs="Arial"/>
                <w:i w:val="0"/>
                <w:iCs w:val="0"/>
                <w:kern w:val="24"/>
                <w:sz w:val="20"/>
                <w:szCs w:val="20"/>
              </w:rPr>
              <w:t>ompartments</w:t>
            </w:r>
          </w:p>
        </w:tc>
        <w:tc>
          <w:tcPr>
            <w:tcW w:w="1800" w:type="dxa"/>
            <w:tcBorders>
              <w:left w:val="single" w:sz="4" w:space="0" w:color="auto"/>
              <w:bottom w:val="single" w:sz="4" w:space="0" w:color="auto"/>
            </w:tcBorders>
            <w:noWrap/>
            <w:vAlign w:val="center"/>
          </w:tcPr>
          <w:p w14:paraId="30D62A09" w14:textId="6E1151FE"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2*</w:t>
            </w:r>
          </w:p>
        </w:tc>
        <w:tc>
          <w:tcPr>
            <w:tcW w:w="2160" w:type="dxa"/>
            <w:tcBorders>
              <w:bottom w:val="single" w:sz="4" w:space="0" w:color="auto"/>
            </w:tcBorders>
            <w:vAlign w:val="center"/>
          </w:tcPr>
          <w:p w14:paraId="23175677" w14:textId="29835E88"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w:t>
            </w:r>
          </w:p>
        </w:tc>
        <w:tc>
          <w:tcPr>
            <w:tcW w:w="2018" w:type="dxa"/>
            <w:tcBorders>
              <w:bottom w:val="single" w:sz="4" w:space="0" w:color="auto"/>
              <w:right w:val="single" w:sz="4" w:space="0" w:color="auto"/>
            </w:tcBorders>
            <w:vAlign w:val="center"/>
          </w:tcPr>
          <w:p w14:paraId="515CD9BD" w14:textId="2FCE588E"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w:t>
            </w:r>
          </w:p>
        </w:tc>
      </w:tr>
      <w:tr w:rsidR="002A5A1A" w:rsidRPr="00DE288D" w14:paraId="083913DB"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top w:val="single" w:sz="4" w:space="0" w:color="auto"/>
              <w:left w:val="single" w:sz="4" w:space="0" w:color="auto"/>
            </w:tcBorders>
            <w:shd w:val="clear" w:color="auto" w:fill="F2F2F2" w:themeFill="background1" w:themeFillShade="F2"/>
            <w:vAlign w:val="center"/>
          </w:tcPr>
          <w:p w14:paraId="146D913B" w14:textId="77455840" w:rsidR="002A5A1A" w:rsidRPr="008B7684" w:rsidRDefault="002A5A1A" w:rsidP="002A5A1A">
            <w:pPr>
              <w:jc w:val="left"/>
              <w:rPr>
                <w:rFonts w:ascii="Arial" w:hAnsi="Arial" w:cs="Arial"/>
                <w:b/>
                <w:bCs/>
                <w:i w:val="0"/>
                <w:iCs w:val="0"/>
                <w:kern w:val="24"/>
                <w:sz w:val="20"/>
                <w:szCs w:val="20"/>
              </w:rPr>
            </w:pPr>
            <w:r>
              <w:rPr>
                <w:rFonts w:ascii="Arial" w:hAnsi="Arial" w:cs="Arial"/>
                <w:b/>
                <w:bCs/>
                <w:i w:val="0"/>
                <w:iCs w:val="0"/>
                <w:kern w:val="24"/>
                <w:sz w:val="20"/>
                <w:szCs w:val="20"/>
              </w:rPr>
              <w:t>Covariates (reference)</w:t>
            </w:r>
          </w:p>
        </w:tc>
        <w:tc>
          <w:tcPr>
            <w:tcW w:w="1800" w:type="dxa"/>
            <w:tcBorders>
              <w:top w:val="single" w:sz="4" w:space="0" w:color="auto"/>
              <w:left w:val="single" w:sz="4" w:space="0" w:color="auto"/>
            </w:tcBorders>
            <w:noWrap/>
            <w:vAlign w:val="center"/>
          </w:tcPr>
          <w:p w14:paraId="4A693536" w14:textId="77777777"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p>
        </w:tc>
        <w:tc>
          <w:tcPr>
            <w:tcW w:w="2160" w:type="dxa"/>
            <w:tcBorders>
              <w:top w:val="single" w:sz="4" w:space="0" w:color="auto"/>
            </w:tcBorders>
            <w:vAlign w:val="center"/>
          </w:tcPr>
          <w:p w14:paraId="412B3BF9" w14:textId="77777777"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p>
        </w:tc>
        <w:tc>
          <w:tcPr>
            <w:tcW w:w="2018" w:type="dxa"/>
            <w:tcBorders>
              <w:top w:val="single" w:sz="4" w:space="0" w:color="auto"/>
              <w:right w:val="single" w:sz="4" w:space="0" w:color="auto"/>
            </w:tcBorders>
            <w:vAlign w:val="center"/>
          </w:tcPr>
          <w:p w14:paraId="32A893C1" w14:textId="77777777"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p>
        </w:tc>
      </w:tr>
      <w:tr w:rsidR="002A5A1A" w:rsidRPr="00DE288D" w14:paraId="3B5440B4"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vAlign w:val="center"/>
          </w:tcPr>
          <w:p w14:paraId="10BB69A4" w14:textId="2D9592E4" w:rsidR="002A5A1A" w:rsidRPr="00DE288D" w:rsidRDefault="002A5A1A" w:rsidP="002A5A1A">
            <w:pPr>
              <w:rPr>
                <w:rFonts w:ascii="Arial" w:hAnsi="Arial" w:cs="Arial"/>
                <w:kern w:val="24"/>
                <w:sz w:val="20"/>
                <w:szCs w:val="20"/>
              </w:rPr>
            </w:pPr>
            <w:r>
              <w:rPr>
                <w:rFonts w:ascii="Arial" w:hAnsi="Arial" w:cs="Arial"/>
                <w:i w:val="0"/>
                <w:iCs w:val="0"/>
                <w:kern w:val="24"/>
                <w:sz w:val="20"/>
                <w:szCs w:val="20"/>
              </w:rPr>
              <w:t>Asian race effect on bioavailability</w:t>
            </w:r>
            <w:r>
              <w:rPr>
                <w:rFonts w:ascii="Arial" w:hAnsi="Arial" w:cs="Arial"/>
                <w:i w:val="0"/>
                <w:iCs w:val="0"/>
                <w:kern w:val="24"/>
                <w:sz w:val="20"/>
                <w:szCs w:val="20"/>
              </w:rPr>
              <w:br/>
            </w:r>
            <w:r w:rsidRPr="00DE288D">
              <w:rPr>
                <w:rFonts w:ascii="Arial" w:hAnsi="Arial" w:cs="Arial"/>
                <w:i w:val="0"/>
                <w:iCs w:val="0"/>
                <w:kern w:val="24"/>
                <w:sz w:val="20"/>
                <w:szCs w:val="20"/>
              </w:rPr>
              <w:t xml:space="preserve"> (</w:t>
            </w:r>
            <w:r>
              <w:rPr>
                <w:rFonts w:ascii="Arial" w:hAnsi="Arial" w:cs="Arial"/>
                <w:i w:val="0"/>
                <w:iCs w:val="0"/>
                <w:kern w:val="24"/>
                <w:sz w:val="20"/>
                <w:szCs w:val="20"/>
              </w:rPr>
              <w:t xml:space="preserve">fraction </w:t>
            </w:r>
            <w:r w:rsidRPr="00DE288D">
              <w:rPr>
                <w:rFonts w:ascii="Arial" w:hAnsi="Arial" w:cs="Arial"/>
                <w:i w:val="0"/>
                <w:iCs w:val="0"/>
                <w:kern w:val="24"/>
                <w:sz w:val="20"/>
                <w:szCs w:val="20"/>
              </w:rPr>
              <w:t>relative to Black reference)</w:t>
            </w:r>
          </w:p>
        </w:tc>
        <w:tc>
          <w:tcPr>
            <w:tcW w:w="1800" w:type="dxa"/>
            <w:tcBorders>
              <w:left w:val="single" w:sz="4" w:space="0" w:color="auto"/>
            </w:tcBorders>
            <w:noWrap/>
            <w:vAlign w:val="center"/>
          </w:tcPr>
          <w:p w14:paraId="00D06B15" w14:textId="74B94182"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Pr>
                <w:rFonts w:ascii="Arial" w:eastAsia="Times New Roman" w:hAnsi="Arial" w:cs="Arial"/>
                <w:sz w:val="20"/>
                <w:szCs w:val="20"/>
              </w:rPr>
              <w:t>1.091</w:t>
            </w:r>
            <w:r w:rsidRPr="00DE288D">
              <w:rPr>
                <w:rFonts w:ascii="Arial" w:eastAsia="Times New Roman" w:hAnsi="Arial" w:cs="Arial"/>
                <w:sz w:val="20"/>
                <w:szCs w:val="20"/>
              </w:rPr>
              <w:t xml:space="preserve"> </w:t>
            </w:r>
          </w:p>
        </w:tc>
        <w:tc>
          <w:tcPr>
            <w:tcW w:w="2160" w:type="dxa"/>
            <w:vAlign w:val="center"/>
          </w:tcPr>
          <w:p w14:paraId="56A8C870" w14:textId="6E04EFB8"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Pr>
                <w:rFonts w:ascii="Arial" w:hAnsi="Arial" w:cs="Arial"/>
                <w:kern w:val="24"/>
                <w:sz w:val="20"/>
                <w:szCs w:val="20"/>
              </w:rPr>
              <w:t>1.051</w:t>
            </w:r>
            <w:r w:rsidRPr="00DE288D">
              <w:rPr>
                <w:rFonts w:ascii="Arial" w:hAnsi="Arial" w:cs="Arial"/>
                <w:kern w:val="24"/>
                <w:sz w:val="20"/>
                <w:szCs w:val="20"/>
              </w:rPr>
              <w:t xml:space="preserve"> – </w:t>
            </w:r>
            <w:r>
              <w:rPr>
                <w:rFonts w:ascii="Arial" w:hAnsi="Arial" w:cs="Arial"/>
                <w:kern w:val="24"/>
                <w:sz w:val="20"/>
                <w:szCs w:val="20"/>
              </w:rPr>
              <w:t>1.</w:t>
            </w:r>
            <w:r w:rsidRPr="00DE288D">
              <w:rPr>
                <w:rFonts w:ascii="Arial" w:hAnsi="Arial" w:cs="Arial"/>
                <w:kern w:val="24"/>
                <w:sz w:val="20"/>
                <w:szCs w:val="20"/>
              </w:rPr>
              <w:t>151</w:t>
            </w:r>
          </w:p>
        </w:tc>
        <w:tc>
          <w:tcPr>
            <w:tcW w:w="2018" w:type="dxa"/>
            <w:tcBorders>
              <w:right w:val="single" w:sz="4" w:space="0" w:color="auto"/>
            </w:tcBorders>
            <w:vAlign w:val="center"/>
          </w:tcPr>
          <w:p w14:paraId="241E594A" w14:textId="2224F5ED"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27.8</w:t>
            </w:r>
          </w:p>
        </w:tc>
      </w:tr>
      <w:tr w:rsidR="002A5A1A" w:rsidRPr="00DE288D" w14:paraId="178EDA8C"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shd w:val="clear" w:color="auto" w:fill="F2F2F2" w:themeFill="background1" w:themeFillShade="F2"/>
            <w:vAlign w:val="center"/>
          </w:tcPr>
          <w:p w14:paraId="2A43048C" w14:textId="4DFC8C78" w:rsidR="002A5A1A" w:rsidRPr="00DE288D" w:rsidRDefault="002A5A1A" w:rsidP="002A5A1A">
            <w:pPr>
              <w:rPr>
                <w:rFonts w:ascii="Arial" w:hAnsi="Arial" w:cs="Arial"/>
                <w:kern w:val="24"/>
                <w:sz w:val="20"/>
                <w:szCs w:val="20"/>
              </w:rPr>
            </w:pPr>
            <w:r w:rsidRPr="00DE288D">
              <w:rPr>
                <w:rFonts w:ascii="Arial" w:hAnsi="Arial" w:cs="Arial"/>
                <w:i w:val="0"/>
                <w:iCs w:val="0"/>
                <w:kern w:val="24"/>
                <w:sz w:val="20"/>
                <w:szCs w:val="20"/>
              </w:rPr>
              <w:t>Female effect on bioavailability</w:t>
            </w:r>
            <w:r>
              <w:rPr>
                <w:rFonts w:ascii="Arial" w:hAnsi="Arial" w:cs="Arial"/>
                <w:i w:val="0"/>
                <w:iCs w:val="0"/>
                <w:kern w:val="24"/>
                <w:sz w:val="20"/>
                <w:szCs w:val="20"/>
              </w:rPr>
              <w:br/>
            </w:r>
            <w:r w:rsidRPr="00DE288D">
              <w:rPr>
                <w:rFonts w:ascii="Arial" w:hAnsi="Arial" w:cs="Arial"/>
                <w:i w:val="0"/>
                <w:iCs w:val="0"/>
                <w:kern w:val="24"/>
                <w:sz w:val="20"/>
                <w:szCs w:val="20"/>
              </w:rPr>
              <w:t xml:space="preserve"> (</w:t>
            </w:r>
            <w:r>
              <w:rPr>
                <w:rFonts w:ascii="Arial" w:hAnsi="Arial" w:cs="Arial"/>
                <w:i w:val="0"/>
                <w:iCs w:val="0"/>
                <w:kern w:val="24"/>
                <w:sz w:val="20"/>
                <w:szCs w:val="20"/>
              </w:rPr>
              <w:t xml:space="preserve">fraction </w:t>
            </w:r>
            <w:r w:rsidRPr="00DE288D">
              <w:rPr>
                <w:rFonts w:ascii="Arial" w:hAnsi="Arial" w:cs="Arial"/>
                <w:i w:val="0"/>
                <w:iCs w:val="0"/>
                <w:kern w:val="24"/>
                <w:sz w:val="20"/>
                <w:szCs w:val="20"/>
              </w:rPr>
              <w:t>relative to male reference)</w:t>
            </w:r>
          </w:p>
        </w:tc>
        <w:tc>
          <w:tcPr>
            <w:tcW w:w="1800" w:type="dxa"/>
            <w:tcBorders>
              <w:left w:val="single" w:sz="4" w:space="0" w:color="auto"/>
            </w:tcBorders>
            <w:noWrap/>
            <w:vAlign w:val="center"/>
          </w:tcPr>
          <w:p w14:paraId="68122974" w14:textId="30A68B78"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Pr>
                <w:rFonts w:ascii="Arial" w:eastAsia="Times New Roman" w:hAnsi="Arial" w:cs="Arial"/>
                <w:sz w:val="20"/>
                <w:szCs w:val="20"/>
              </w:rPr>
              <w:t>1.</w:t>
            </w:r>
            <w:r w:rsidRPr="00DE288D">
              <w:rPr>
                <w:rFonts w:ascii="Arial" w:eastAsia="Times New Roman" w:hAnsi="Arial" w:cs="Arial"/>
                <w:sz w:val="20"/>
                <w:szCs w:val="20"/>
              </w:rPr>
              <w:t>155</w:t>
            </w:r>
          </w:p>
        </w:tc>
        <w:tc>
          <w:tcPr>
            <w:tcW w:w="2160" w:type="dxa"/>
            <w:vAlign w:val="center"/>
          </w:tcPr>
          <w:p w14:paraId="1BCD22A1" w14:textId="6BB05849"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Pr>
                <w:rFonts w:ascii="Arial" w:hAnsi="Arial" w:cs="Arial"/>
                <w:kern w:val="24"/>
                <w:sz w:val="20"/>
                <w:szCs w:val="20"/>
              </w:rPr>
              <w:t>1.</w:t>
            </w:r>
            <w:r w:rsidRPr="00DE288D">
              <w:rPr>
                <w:rFonts w:ascii="Arial" w:hAnsi="Arial" w:cs="Arial"/>
                <w:kern w:val="24"/>
                <w:sz w:val="20"/>
                <w:szCs w:val="20"/>
              </w:rPr>
              <w:t xml:space="preserve">118 – </w:t>
            </w:r>
            <w:r>
              <w:rPr>
                <w:rFonts w:ascii="Arial" w:hAnsi="Arial" w:cs="Arial"/>
                <w:kern w:val="24"/>
                <w:sz w:val="20"/>
                <w:szCs w:val="20"/>
              </w:rPr>
              <w:t>1.</w:t>
            </w:r>
            <w:r w:rsidRPr="00DE288D">
              <w:rPr>
                <w:rFonts w:ascii="Arial" w:hAnsi="Arial" w:cs="Arial"/>
                <w:kern w:val="24"/>
                <w:sz w:val="20"/>
                <w:szCs w:val="20"/>
              </w:rPr>
              <w:t>196</w:t>
            </w:r>
          </w:p>
        </w:tc>
        <w:tc>
          <w:tcPr>
            <w:tcW w:w="2018" w:type="dxa"/>
            <w:tcBorders>
              <w:right w:val="single" w:sz="4" w:space="0" w:color="auto"/>
            </w:tcBorders>
            <w:vAlign w:val="center"/>
          </w:tcPr>
          <w:p w14:paraId="27B64C03" w14:textId="019ED126"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11.8</w:t>
            </w:r>
          </w:p>
        </w:tc>
      </w:tr>
      <w:tr w:rsidR="002A5A1A" w:rsidRPr="00DE288D" w14:paraId="12CA334F"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bottom w:val="single" w:sz="4" w:space="0" w:color="auto"/>
            </w:tcBorders>
            <w:vAlign w:val="center"/>
          </w:tcPr>
          <w:p w14:paraId="5E62DCF6" w14:textId="2105DC02" w:rsidR="002A5A1A" w:rsidRPr="00DE288D" w:rsidRDefault="002A5A1A" w:rsidP="002A5A1A">
            <w:pPr>
              <w:rPr>
                <w:rFonts w:ascii="Arial" w:hAnsi="Arial" w:cs="Arial"/>
                <w:kern w:val="24"/>
                <w:sz w:val="20"/>
                <w:szCs w:val="20"/>
              </w:rPr>
            </w:pPr>
            <w:r w:rsidRPr="00DE288D">
              <w:rPr>
                <w:rFonts w:ascii="Arial" w:hAnsi="Arial" w:cs="Arial"/>
                <w:i w:val="0"/>
                <w:iCs w:val="0"/>
                <w:kern w:val="24"/>
                <w:sz w:val="20"/>
                <w:szCs w:val="20"/>
              </w:rPr>
              <w:t>HIV</w:t>
            </w:r>
            <w:r>
              <w:rPr>
                <w:rFonts w:ascii="Arial" w:hAnsi="Arial" w:cs="Arial"/>
                <w:i w:val="0"/>
                <w:iCs w:val="0"/>
                <w:kern w:val="24"/>
                <w:sz w:val="20"/>
                <w:szCs w:val="20"/>
              </w:rPr>
              <w:t xml:space="preserve"> infection</w:t>
            </w:r>
            <w:r w:rsidRPr="00DE288D">
              <w:rPr>
                <w:rFonts w:ascii="Arial" w:hAnsi="Arial" w:cs="Arial"/>
                <w:i w:val="0"/>
                <w:iCs w:val="0"/>
                <w:kern w:val="24"/>
                <w:sz w:val="20"/>
                <w:szCs w:val="20"/>
              </w:rPr>
              <w:t xml:space="preserve"> effect on clearance</w:t>
            </w:r>
            <w:r>
              <w:rPr>
                <w:rFonts w:ascii="Arial" w:hAnsi="Arial" w:cs="Arial"/>
                <w:i w:val="0"/>
                <w:iCs w:val="0"/>
                <w:kern w:val="24"/>
                <w:sz w:val="20"/>
                <w:szCs w:val="20"/>
              </w:rPr>
              <w:br/>
            </w:r>
            <w:r w:rsidRPr="00DE288D">
              <w:rPr>
                <w:rFonts w:ascii="Arial" w:hAnsi="Arial" w:cs="Arial"/>
                <w:i w:val="0"/>
                <w:iCs w:val="0"/>
                <w:kern w:val="24"/>
                <w:sz w:val="20"/>
                <w:szCs w:val="20"/>
              </w:rPr>
              <w:t xml:space="preserve"> (</w:t>
            </w:r>
            <w:r w:rsidR="00801ECA">
              <w:rPr>
                <w:rFonts w:ascii="Arial" w:hAnsi="Arial" w:cs="Arial"/>
                <w:i w:val="0"/>
                <w:iCs w:val="0"/>
                <w:kern w:val="24"/>
                <w:sz w:val="20"/>
                <w:szCs w:val="20"/>
              </w:rPr>
              <w:t xml:space="preserve">fraction </w:t>
            </w:r>
            <w:r w:rsidRPr="00DE288D">
              <w:rPr>
                <w:rFonts w:ascii="Arial" w:hAnsi="Arial" w:cs="Arial"/>
                <w:i w:val="0"/>
                <w:iCs w:val="0"/>
                <w:kern w:val="24"/>
                <w:sz w:val="20"/>
                <w:szCs w:val="20"/>
              </w:rPr>
              <w:t>relative to HIV</w:t>
            </w:r>
            <w:r>
              <w:rPr>
                <w:rFonts w:ascii="Arial" w:hAnsi="Arial" w:cs="Arial"/>
                <w:i w:val="0"/>
                <w:iCs w:val="0"/>
                <w:kern w:val="24"/>
                <w:sz w:val="20"/>
                <w:szCs w:val="20"/>
              </w:rPr>
              <w:t>-uninfected</w:t>
            </w:r>
            <w:r w:rsidRPr="00DE288D">
              <w:rPr>
                <w:rFonts w:ascii="Arial" w:hAnsi="Arial" w:cs="Arial"/>
                <w:i w:val="0"/>
                <w:iCs w:val="0"/>
                <w:kern w:val="24"/>
                <w:sz w:val="20"/>
                <w:szCs w:val="20"/>
              </w:rPr>
              <w:t xml:space="preserve"> reference)</w:t>
            </w:r>
          </w:p>
        </w:tc>
        <w:tc>
          <w:tcPr>
            <w:tcW w:w="1800" w:type="dxa"/>
            <w:tcBorders>
              <w:left w:val="single" w:sz="4" w:space="0" w:color="auto"/>
              <w:bottom w:val="single" w:sz="4" w:space="0" w:color="auto"/>
            </w:tcBorders>
            <w:noWrap/>
            <w:vAlign w:val="center"/>
          </w:tcPr>
          <w:p w14:paraId="11C3BABD" w14:textId="291420DB"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Pr>
                <w:rFonts w:ascii="Arial" w:eastAsia="Times New Roman" w:hAnsi="Arial" w:cs="Arial"/>
                <w:sz w:val="20"/>
                <w:szCs w:val="20"/>
              </w:rPr>
              <w:t>1.0</w:t>
            </w:r>
            <w:r w:rsidRPr="00DE288D">
              <w:rPr>
                <w:rFonts w:ascii="Arial" w:eastAsia="Times New Roman" w:hAnsi="Arial" w:cs="Arial"/>
                <w:sz w:val="20"/>
                <w:szCs w:val="20"/>
              </w:rPr>
              <w:t>98</w:t>
            </w:r>
          </w:p>
        </w:tc>
        <w:tc>
          <w:tcPr>
            <w:tcW w:w="2160" w:type="dxa"/>
            <w:tcBorders>
              <w:bottom w:val="single" w:sz="4" w:space="0" w:color="auto"/>
            </w:tcBorders>
            <w:vAlign w:val="center"/>
          </w:tcPr>
          <w:p w14:paraId="1CDF9152" w14:textId="44CA5B7F"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Pr>
                <w:rFonts w:ascii="Arial" w:hAnsi="Arial" w:cs="Arial"/>
                <w:kern w:val="24"/>
                <w:sz w:val="20"/>
                <w:szCs w:val="20"/>
              </w:rPr>
              <w:t>1.0</w:t>
            </w:r>
            <w:r w:rsidRPr="00DE288D">
              <w:rPr>
                <w:rFonts w:ascii="Arial" w:hAnsi="Arial" w:cs="Arial"/>
                <w:kern w:val="24"/>
                <w:sz w:val="20"/>
                <w:szCs w:val="20"/>
              </w:rPr>
              <w:t xml:space="preserve">49 – </w:t>
            </w:r>
            <w:r>
              <w:rPr>
                <w:rFonts w:ascii="Arial" w:hAnsi="Arial" w:cs="Arial"/>
                <w:kern w:val="24"/>
                <w:sz w:val="20"/>
                <w:szCs w:val="20"/>
              </w:rPr>
              <w:t>1.</w:t>
            </w:r>
            <w:r w:rsidRPr="00DE288D">
              <w:rPr>
                <w:rFonts w:ascii="Arial" w:hAnsi="Arial" w:cs="Arial"/>
                <w:kern w:val="24"/>
                <w:sz w:val="20"/>
                <w:szCs w:val="20"/>
              </w:rPr>
              <w:t>1</w:t>
            </w:r>
            <w:r>
              <w:rPr>
                <w:rFonts w:ascii="Arial" w:hAnsi="Arial" w:cs="Arial"/>
                <w:kern w:val="24"/>
                <w:sz w:val="20"/>
                <w:szCs w:val="20"/>
              </w:rPr>
              <w:t>4</w:t>
            </w:r>
          </w:p>
        </w:tc>
        <w:tc>
          <w:tcPr>
            <w:tcW w:w="2018" w:type="dxa"/>
            <w:tcBorders>
              <w:bottom w:val="single" w:sz="4" w:space="0" w:color="auto"/>
              <w:right w:val="single" w:sz="4" w:space="0" w:color="auto"/>
            </w:tcBorders>
            <w:vAlign w:val="center"/>
          </w:tcPr>
          <w:p w14:paraId="47D6B428" w14:textId="2FC05C39"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22.8</w:t>
            </w:r>
          </w:p>
        </w:tc>
      </w:tr>
      <w:tr w:rsidR="002A5A1A" w:rsidRPr="00DE288D" w14:paraId="3627FD47"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top w:val="single" w:sz="4" w:space="0" w:color="auto"/>
              <w:left w:val="single" w:sz="4" w:space="0" w:color="auto"/>
            </w:tcBorders>
            <w:shd w:val="clear" w:color="auto" w:fill="F2F2F2" w:themeFill="background1" w:themeFillShade="F2"/>
            <w:vAlign w:val="center"/>
          </w:tcPr>
          <w:p w14:paraId="721F09D4" w14:textId="0EA60ADA" w:rsidR="002A5A1A" w:rsidRPr="002A5A1A" w:rsidRDefault="002A5A1A" w:rsidP="002A5A1A">
            <w:pPr>
              <w:jc w:val="left"/>
              <w:rPr>
                <w:rFonts w:ascii="Arial" w:hAnsi="Arial" w:cs="Arial"/>
                <w:b/>
                <w:bCs/>
                <w:i w:val="0"/>
                <w:iCs w:val="0"/>
                <w:kern w:val="24"/>
                <w:sz w:val="20"/>
                <w:szCs w:val="20"/>
              </w:rPr>
            </w:pPr>
            <w:r>
              <w:rPr>
                <w:rFonts w:ascii="Arial" w:hAnsi="Arial" w:cs="Arial"/>
                <w:b/>
                <w:bCs/>
                <w:i w:val="0"/>
                <w:iCs w:val="0"/>
                <w:kern w:val="24"/>
                <w:sz w:val="20"/>
                <w:szCs w:val="20"/>
              </w:rPr>
              <w:t>Between Subject Variability (units)</w:t>
            </w:r>
          </w:p>
        </w:tc>
        <w:tc>
          <w:tcPr>
            <w:tcW w:w="1800" w:type="dxa"/>
            <w:tcBorders>
              <w:top w:val="single" w:sz="4" w:space="0" w:color="auto"/>
              <w:left w:val="single" w:sz="4" w:space="0" w:color="auto"/>
            </w:tcBorders>
            <w:noWrap/>
            <w:vAlign w:val="center"/>
          </w:tcPr>
          <w:p w14:paraId="2BC909B2" w14:textId="77777777"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p>
        </w:tc>
        <w:tc>
          <w:tcPr>
            <w:tcW w:w="2160" w:type="dxa"/>
            <w:tcBorders>
              <w:top w:val="single" w:sz="4" w:space="0" w:color="auto"/>
            </w:tcBorders>
            <w:vAlign w:val="center"/>
          </w:tcPr>
          <w:p w14:paraId="5A85B8EB" w14:textId="77777777"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p>
        </w:tc>
        <w:tc>
          <w:tcPr>
            <w:tcW w:w="2018" w:type="dxa"/>
            <w:tcBorders>
              <w:top w:val="single" w:sz="4" w:space="0" w:color="auto"/>
              <w:right w:val="single" w:sz="4" w:space="0" w:color="auto"/>
            </w:tcBorders>
            <w:vAlign w:val="center"/>
          </w:tcPr>
          <w:p w14:paraId="5714059B" w14:textId="77777777"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p>
        </w:tc>
      </w:tr>
      <w:tr w:rsidR="002A5A1A" w:rsidRPr="00DE288D" w14:paraId="4307290F"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vAlign w:val="center"/>
          </w:tcPr>
          <w:p w14:paraId="372C4AD6" w14:textId="53977CBD" w:rsidR="002A5A1A" w:rsidRPr="00DE288D" w:rsidRDefault="002A5A1A" w:rsidP="002A5A1A">
            <w:pPr>
              <w:rPr>
                <w:rFonts w:ascii="Arial" w:hAnsi="Arial" w:cs="Arial"/>
                <w:kern w:val="24"/>
                <w:sz w:val="20"/>
                <w:szCs w:val="20"/>
              </w:rPr>
            </w:pPr>
            <w:r w:rsidRPr="00DE288D">
              <w:rPr>
                <w:rFonts w:ascii="Arial" w:hAnsi="Arial" w:cs="Arial"/>
                <w:i w:val="0"/>
                <w:iCs w:val="0"/>
                <w:kern w:val="24"/>
                <w:sz w:val="20"/>
                <w:szCs w:val="20"/>
              </w:rPr>
              <w:t xml:space="preserve">Between-subject </w:t>
            </w:r>
            <w:r>
              <w:rPr>
                <w:rFonts w:ascii="Arial" w:hAnsi="Arial" w:cs="Arial"/>
                <w:i w:val="0"/>
                <w:iCs w:val="0"/>
                <w:kern w:val="24"/>
                <w:sz w:val="20"/>
                <w:szCs w:val="20"/>
              </w:rPr>
              <w:t>v</w:t>
            </w:r>
            <w:r w:rsidRPr="00DE288D">
              <w:rPr>
                <w:rFonts w:ascii="Arial" w:hAnsi="Arial" w:cs="Arial"/>
                <w:i w:val="0"/>
                <w:iCs w:val="0"/>
                <w:kern w:val="24"/>
                <w:sz w:val="20"/>
                <w:szCs w:val="20"/>
              </w:rPr>
              <w:t>ariability in CL (%CV)</w:t>
            </w:r>
          </w:p>
        </w:tc>
        <w:tc>
          <w:tcPr>
            <w:tcW w:w="1800" w:type="dxa"/>
            <w:tcBorders>
              <w:left w:val="single" w:sz="4" w:space="0" w:color="auto"/>
            </w:tcBorders>
            <w:noWrap/>
            <w:vAlign w:val="center"/>
          </w:tcPr>
          <w:p w14:paraId="393FB681" w14:textId="12FB05D8"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32.3</w:t>
            </w:r>
          </w:p>
        </w:tc>
        <w:tc>
          <w:tcPr>
            <w:tcW w:w="2160" w:type="dxa"/>
            <w:vAlign w:val="center"/>
          </w:tcPr>
          <w:p w14:paraId="5C4946A2" w14:textId="6B367B86"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28.4 – 35.4</w:t>
            </w:r>
          </w:p>
        </w:tc>
        <w:tc>
          <w:tcPr>
            <w:tcW w:w="2018" w:type="dxa"/>
            <w:tcBorders>
              <w:right w:val="single" w:sz="4" w:space="0" w:color="auto"/>
            </w:tcBorders>
            <w:vAlign w:val="center"/>
          </w:tcPr>
          <w:p w14:paraId="0227918B" w14:textId="626E5656" w:rsidR="002A5A1A" w:rsidRPr="00DE288D" w:rsidRDefault="002A5A1A" w:rsidP="002A5A1A">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11.0</w:t>
            </w:r>
          </w:p>
        </w:tc>
      </w:tr>
      <w:tr w:rsidR="002A5A1A" w:rsidRPr="00DE288D" w14:paraId="6D2D7BA6"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shd w:val="clear" w:color="auto" w:fill="F2F2F2" w:themeFill="background1" w:themeFillShade="F2"/>
            <w:vAlign w:val="center"/>
          </w:tcPr>
          <w:p w14:paraId="04BEFAB3" w14:textId="60118534" w:rsidR="002A5A1A" w:rsidRPr="00DE288D" w:rsidRDefault="002A5A1A" w:rsidP="002A5A1A">
            <w:pPr>
              <w:rPr>
                <w:rFonts w:ascii="Arial" w:hAnsi="Arial" w:cs="Arial"/>
                <w:kern w:val="24"/>
                <w:sz w:val="20"/>
                <w:szCs w:val="20"/>
              </w:rPr>
            </w:pPr>
            <w:r w:rsidRPr="00DE288D">
              <w:rPr>
                <w:rFonts w:ascii="Arial" w:hAnsi="Arial" w:cs="Arial"/>
                <w:i w:val="0"/>
                <w:iCs w:val="0"/>
                <w:kern w:val="24"/>
                <w:sz w:val="20"/>
                <w:szCs w:val="20"/>
              </w:rPr>
              <w:t xml:space="preserve">Between-subject </w:t>
            </w:r>
            <w:r>
              <w:rPr>
                <w:rFonts w:ascii="Arial" w:hAnsi="Arial" w:cs="Arial"/>
                <w:i w:val="0"/>
                <w:iCs w:val="0"/>
                <w:kern w:val="24"/>
                <w:sz w:val="20"/>
                <w:szCs w:val="20"/>
              </w:rPr>
              <w:t>v</w:t>
            </w:r>
            <w:r w:rsidRPr="00DE288D">
              <w:rPr>
                <w:rFonts w:ascii="Arial" w:hAnsi="Arial" w:cs="Arial"/>
                <w:i w:val="0"/>
                <w:iCs w:val="0"/>
                <w:kern w:val="24"/>
                <w:sz w:val="20"/>
                <w:szCs w:val="20"/>
              </w:rPr>
              <w:t>ariability in MTT (%CV)</w:t>
            </w:r>
          </w:p>
        </w:tc>
        <w:tc>
          <w:tcPr>
            <w:tcW w:w="1800" w:type="dxa"/>
            <w:tcBorders>
              <w:left w:val="single" w:sz="4" w:space="0" w:color="auto"/>
            </w:tcBorders>
            <w:noWrap/>
            <w:vAlign w:val="center"/>
          </w:tcPr>
          <w:p w14:paraId="2DA44BC4" w14:textId="431BEF3C"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32.8</w:t>
            </w:r>
          </w:p>
        </w:tc>
        <w:tc>
          <w:tcPr>
            <w:tcW w:w="2160" w:type="dxa"/>
            <w:vAlign w:val="center"/>
          </w:tcPr>
          <w:p w14:paraId="12FB7486" w14:textId="242DBBA4"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23.0 – 38.3</w:t>
            </w:r>
          </w:p>
        </w:tc>
        <w:tc>
          <w:tcPr>
            <w:tcW w:w="2018" w:type="dxa"/>
            <w:tcBorders>
              <w:right w:val="single" w:sz="4" w:space="0" w:color="auto"/>
            </w:tcBorders>
            <w:vAlign w:val="center"/>
          </w:tcPr>
          <w:p w14:paraId="53B1F5BF" w14:textId="3DF2FF0E" w:rsidR="002A5A1A" w:rsidRPr="00DE288D" w:rsidRDefault="002A5A1A" w:rsidP="002A5A1A">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21.3</w:t>
            </w:r>
          </w:p>
        </w:tc>
      </w:tr>
      <w:tr w:rsidR="00B46246" w:rsidRPr="00DE288D" w14:paraId="6BC247C9"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vAlign w:val="center"/>
          </w:tcPr>
          <w:p w14:paraId="7AB149A6" w14:textId="7428209D" w:rsidR="00B46246" w:rsidRPr="00DE288D" w:rsidRDefault="00B46246" w:rsidP="00B46246">
            <w:pPr>
              <w:rPr>
                <w:rFonts w:ascii="Arial" w:eastAsia="Times New Roman" w:hAnsi="Arial" w:cs="Arial"/>
                <w:b/>
                <w:bCs/>
                <w:i w:val="0"/>
                <w:iCs w:val="0"/>
                <w:sz w:val="20"/>
                <w:szCs w:val="20"/>
              </w:rPr>
            </w:pPr>
            <w:r w:rsidRPr="00DE288D">
              <w:rPr>
                <w:rFonts w:ascii="Arial" w:hAnsi="Arial" w:cs="Arial"/>
                <w:i w:val="0"/>
                <w:iCs w:val="0"/>
                <w:kern w:val="24"/>
                <w:sz w:val="20"/>
                <w:szCs w:val="20"/>
              </w:rPr>
              <w:t xml:space="preserve">Between-subject </w:t>
            </w:r>
            <w:r>
              <w:rPr>
                <w:rFonts w:ascii="Arial" w:hAnsi="Arial" w:cs="Arial"/>
                <w:i w:val="0"/>
                <w:iCs w:val="0"/>
                <w:kern w:val="24"/>
                <w:sz w:val="20"/>
                <w:szCs w:val="20"/>
              </w:rPr>
              <w:t>v</w:t>
            </w:r>
            <w:r w:rsidRPr="00DE288D">
              <w:rPr>
                <w:rFonts w:ascii="Arial" w:hAnsi="Arial" w:cs="Arial"/>
                <w:i w:val="0"/>
                <w:iCs w:val="0"/>
                <w:kern w:val="24"/>
                <w:sz w:val="20"/>
                <w:szCs w:val="20"/>
              </w:rPr>
              <w:t>ariability in CL</w:t>
            </w:r>
            <w:r w:rsidRPr="00DE288D">
              <w:rPr>
                <w:rFonts w:ascii="Arial" w:hAnsi="Arial" w:cs="Arial"/>
                <w:i w:val="0"/>
                <w:iCs w:val="0"/>
                <w:kern w:val="24"/>
                <w:position w:val="-6"/>
                <w:sz w:val="20"/>
                <w:szCs w:val="20"/>
                <w:vertAlign w:val="subscript"/>
              </w:rPr>
              <w:t>m</w:t>
            </w:r>
            <w:r w:rsidRPr="00DE288D">
              <w:rPr>
                <w:rFonts w:ascii="Arial" w:hAnsi="Arial" w:cs="Arial"/>
                <w:i w:val="0"/>
                <w:iCs w:val="0"/>
                <w:kern w:val="24"/>
                <w:sz w:val="20"/>
                <w:szCs w:val="20"/>
              </w:rPr>
              <w:t xml:space="preserve"> (%CV)</w:t>
            </w:r>
          </w:p>
        </w:tc>
        <w:tc>
          <w:tcPr>
            <w:tcW w:w="1800" w:type="dxa"/>
            <w:tcBorders>
              <w:left w:val="single" w:sz="4" w:space="0" w:color="auto"/>
            </w:tcBorders>
            <w:noWrap/>
            <w:vAlign w:val="center"/>
          </w:tcPr>
          <w:p w14:paraId="7E637038" w14:textId="132D8773"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47.5</w:t>
            </w:r>
          </w:p>
        </w:tc>
        <w:tc>
          <w:tcPr>
            <w:tcW w:w="2160" w:type="dxa"/>
            <w:vAlign w:val="center"/>
          </w:tcPr>
          <w:p w14:paraId="47D50B8E" w14:textId="4BE5B542"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45.2 – 49.5</w:t>
            </w:r>
          </w:p>
        </w:tc>
        <w:tc>
          <w:tcPr>
            <w:tcW w:w="2018" w:type="dxa"/>
            <w:tcBorders>
              <w:right w:val="single" w:sz="4" w:space="0" w:color="auto"/>
            </w:tcBorders>
            <w:vAlign w:val="center"/>
          </w:tcPr>
          <w:p w14:paraId="53292020" w14:textId="0B7609BB"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4.92</w:t>
            </w:r>
          </w:p>
        </w:tc>
      </w:tr>
      <w:tr w:rsidR="00B46246" w:rsidRPr="00DE288D" w14:paraId="00CA128E"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shd w:val="clear" w:color="auto" w:fill="F2F2F2" w:themeFill="background1" w:themeFillShade="F2"/>
            <w:vAlign w:val="center"/>
          </w:tcPr>
          <w:p w14:paraId="1748D3E5" w14:textId="76D28C40" w:rsidR="00B46246" w:rsidRPr="00DE288D" w:rsidRDefault="00B46246" w:rsidP="00B46246">
            <w:pPr>
              <w:rPr>
                <w:rFonts w:ascii="Arial" w:eastAsia="Times New Roman" w:hAnsi="Arial" w:cs="Arial"/>
                <w:b/>
                <w:bCs/>
                <w:i w:val="0"/>
                <w:iCs w:val="0"/>
                <w:sz w:val="20"/>
                <w:szCs w:val="20"/>
              </w:rPr>
            </w:pPr>
            <w:r w:rsidRPr="00DE288D">
              <w:rPr>
                <w:rFonts w:ascii="Arial" w:hAnsi="Arial" w:cs="Arial"/>
                <w:i w:val="0"/>
                <w:iCs w:val="0"/>
                <w:kern w:val="24"/>
                <w:sz w:val="20"/>
                <w:szCs w:val="20"/>
              </w:rPr>
              <w:t>Between-</w:t>
            </w:r>
            <w:r>
              <w:rPr>
                <w:rFonts w:ascii="Arial" w:hAnsi="Arial" w:cs="Arial"/>
                <w:i w:val="0"/>
                <w:iCs w:val="0"/>
                <w:kern w:val="24"/>
                <w:sz w:val="20"/>
                <w:szCs w:val="20"/>
              </w:rPr>
              <w:t>s</w:t>
            </w:r>
            <w:r w:rsidRPr="00DE288D">
              <w:rPr>
                <w:rFonts w:ascii="Arial" w:hAnsi="Arial" w:cs="Arial"/>
                <w:i w:val="0"/>
                <w:iCs w:val="0"/>
                <w:kern w:val="24"/>
                <w:sz w:val="20"/>
                <w:szCs w:val="20"/>
              </w:rPr>
              <w:t xml:space="preserve">ubject </w:t>
            </w:r>
            <w:r>
              <w:rPr>
                <w:rFonts w:ascii="Arial" w:hAnsi="Arial" w:cs="Arial"/>
                <w:i w:val="0"/>
                <w:iCs w:val="0"/>
                <w:kern w:val="24"/>
                <w:sz w:val="20"/>
                <w:szCs w:val="20"/>
              </w:rPr>
              <w:t>v</w:t>
            </w:r>
            <w:r w:rsidRPr="00DE288D">
              <w:rPr>
                <w:rFonts w:ascii="Arial" w:hAnsi="Arial" w:cs="Arial"/>
                <w:i w:val="0"/>
                <w:iCs w:val="0"/>
                <w:kern w:val="24"/>
                <w:sz w:val="20"/>
                <w:szCs w:val="20"/>
              </w:rPr>
              <w:t>ariability in F (%CV)</w:t>
            </w:r>
          </w:p>
        </w:tc>
        <w:tc>
          <w:tcPr>
            <w:tcW w:w="1800" w:type="dxa"/>
            <w:tcBorders>
              <w:left w:val="single" w:sz="4" w:space="0" w:color="auto"/>
            </w:tcBorders>
            <w:noWrap/>
            <w:vAlign w:val="center"/>
          </w:tcPr>
          <w:p w14:paraId="5FF5C4FE" w14:textId="065B588F"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20.9</w:t>
            </w:r>
          </w:p>
        </w:tc>
        <w:tc>
          <w:tcPr>
            <w:tcW w:w="2160" w:type="dxa"/>
            <w:vAlign w:val="center"/>
          </w:tcPr>
          <w:p w14:paraId="72932514" w14:textId="7961093D"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16.3 – 25.3</w:t>
            </w:r>
          </w:p>
        </w:tc>
        <w:tc>
          <w:tcPr>
            <w:tcW w:w="2018" w:type="dxa"/>
            <w:tcBorders>
              <w:right w:val="single" w:sz="4" w:space="0" w:color="auto"/>
            </w:tcBorders>
            <w:vAlign w:val="center"/>
          </w:tcPr>
          <w:p w14:paraId="1202642F" w14:textId="1AAC5835"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hAnsi="Arial" w:cs="Arial"/>
                <w:kern w:val="24"/>
                <w:sz w:val="20"/>
                <w:szCs w:val="20"/>
              </w:rPr>
              <w:t>20.4</w:t>
            </w:r>
          </w:p>
        </w:tc>
      </w:tr>
      <w:tr w:rsidR="00B46246" w:rsidRPr="00DE288D" w14:paraId="4EF9F6D0"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vAlign w:val="center"/>
          </w:tcPr>
          <w:p w14:paraId="63367CE5" w14:textId="45453085" w:rsidR="00B46246" w:rsidRPr="00DE288D" w:rsidRDefault="00B46246" w:rsidP="00B46246">
            <w:pPr>
              <w:rPr>
                <w:rFonts w:ascii="Arial" w:eastAsia="Times New Roman" w:hAnsi="Arial" w:cs="Arial"/>
                <w:b/>
                <w:bCs/>
                <w:i w:val="0"/>
                <w:iCs w:val="0"/>
                <w:sz w:val="20"/>
                <w:szCs w:val="20"/>
              </w:rPr>
            </w:pPr>
            <w:r w:rsidRPr="00DE288D">
              <w:rPr>
                <w:rFonts w:ascii="Arial" w:hAnsi="Arial" w:cs="Arial"/>
                <w:i w:val="0"/>
                <w:iCs w:val="0"/>
                <w:kern w:val="24"/>
                <w:sz w:val="20"/>
                <w:szCs w:val="20"/>
              </w:rPr>
              <w:t>Correlation CL-F</w:t>
            </w:r>
          </w:p>
        </w:tc>
        <w:tc>
          <w:tcPr>
            <w:tcW w:w="1800" w:type="dxa"/>
            <w:tcBorders>
              <w:left w:val="single" w:sz="4" w:space="0" w:color="auto"/>
            </w:tcBorders>
            <w:noWrap/>
            <w:vAlign w:val="center"/>
          </w:tcPr>
          <w:p w14:paraId="3C623695" w14:textId="678A06DB"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0.</w:t>
            </w:r>
            <w:r w:rsidR="00D65E11">
              <w:rPr>
                <w:rFonts w:ascii="Arial" w:eastAsia="Times New Roman" w:hAnsi="Arial" w:cs="Arial"/>
                <w:sz w:val="20"/>
                <w:szCs w:val="20"/>
              </w:rPr>
              <w:t>412</w:t>
            </w:r>
          </w:p>
        </w:tc>
        <w:tc>
          <w:tcPr>
            <w:tcW w:w="2160" w:type="dxa"/>
            <w:vAlign w:val="center"/>
          </w:tcPr>
          <w:p w14:paraId="1ED4CBD2" w14:textId="0D2FC2F1"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0.</w:t>
            </w:r>
            <w:r w:rsidR="00F248DE">
              <w:rPr>
                <w:rFonts w:ascii="Arial" w:eastAsia="Times New Roman" w:hAnsi="Arial" w:cs="Arial"/>
                <w:sz w:val="20"/>
                <w:szCs w:val="20"/>
              </w:rPr>
              <w:t>33</w:t>
            </w:r>
            <w:r w:rsidRPr="00DE288D">
              <w:rPr>
                <w:rFonts w:ascii="Arial" w:eastAsia="Times New Roman" w:hAnsi="Arial" w:cs="Arial"/>
                <w:sz w:val="20"/>
                <w:szCs w:val="20"/>
              </w:rPr>
              <w:t xml:space="preserve"> </w:t>
            </w:r>
            <w:r w:rsidRPr="00DE288D">
              <w:rPr>
                <w:rFonts w:ascii="Arial" w:hAnsi="Arial" w:cs="Arial"/>
                <w:kern w:val="24"/>
                <w:sz w:val="20"/>
                <w:szCs w:val="20"/>
              </w:rPr>
              <w:t>–</w:t>
            </w:r>
            <w:r w:rsidRPr="00DE288D">
              <w:rPr>
                <w:rFonts w:ascii="Arial" w:eastAsia="Times New Roman" w:hAnsi="Arial" w:cs="Arial"/>
                <w:sz w:val="20"/>
                <w:szCs w:val="20"/>
              </w:rPr>
              <w:t xml:space="preserve"> </w:t>
            </w:r>
            <w:r>
              <w:rPr>
                <w:rFonts w:ascii="Arial" w:eastAsia="Times New Roman" w:hAnsi="Arial" w:cs="Arial"/>
                <w:sz w:val="20"/>
                <w:szCs w:val="20"/>
              </w:rPr>
              <w:t>0.</w:t>
            </w:r>
            <w:r w:rsidR="00F248DE">
              <w:rPr>
                <w:rFonts w:ascii="Arial" w:eastAsia="Times New Roman" w:hAnsi="Arial" w:cs="Arial"/>
                <w:sz w:val="20"/>
                <w:szCs w:val="20"/>
              </w:rPr>
              <w:t>47</w:t>
            </w:r>
          </w:p>
        </w:tc>
        <w:tc>
          <w:tcPr>
            <w:tcW w:w="2018" w:type="dxa"/>
            <w:tcBorders>
              <w:right w:val="single" w:sz="4" w:space="0" w:color="auto"/>
            </w:tcBorders>
            <w:vAlign w:val="center"/>
          </w:tcPr>
          <w:p w14:paraId="649BFB06" w14:textId="7D3025C1"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eastAsia="Times New Roman" w:hAnsi="Arial" w:cs="Arial"/>
                <w:sz w:val="20"/>
                <w:szCs w:val="20"/>
              </w:rPr>
              <w:t>32.1</w:t>
            </w:r>
          </w:p>
        </w:tc>
      </w:tr>
      <w:tr w:rsidR="00B46246" w:rsidRPr="00DE288D" w14:paraId="2A3716E8"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shd w:val="clear" w:color="auto" w:fill="F2F2F2" w:themeFill="background1" w:themeFillShade="F2"/>
            <w:vAlign w:val="center"/>
          </w:tcPr>
          <w:p w14:paraId="667E5709" w14:textId="39757404" w:rsidR="00B46246" w:rsidRPr="00DE288D" w:rsidRDefault="00B46246" w:rsidP="00B46246">
            <w:pPr>
              <w:rPr>
                <w:rFonts w:ascii="Arial" w:eastAsia="Times New Roman" w:hAnsi="Arial" w:cs="Arial"/>
                <w:b/>
                <w:bCs/>
                <w:i w:val="0"/>
                <w:iCs w:val="0"/>
                <w:sz w:val="20"/>
                <w:szCs w:val="20"/>
              </w:rPr>
            </w:pPr>
            <w:r w:rsidRPr="00DE288D">
              <w:rPr>
                <w:rFonts w:ascii="Arial" w:hAnsi="Arial" w:cs="Arial"/>
                <w:i w:val="0"/>
                <w:iCs w:val="0"/>
                <w:kern w:val="24"/>
                <w:sz w:val="20"/>
                <w:szCs w:val="20"/>
              </w:rPr>
              <w:t>Correlation CL-CL</w:t>
            </w:r>
            <w:r w:rsidRPr="00B46246">
              <w:rPr>
                <w:rFonts w:ascii="Arial" w:hAnsi="Arial" w:cs="Arial"/>
                <w:i w:val="0"/>
                <w:iCs w:val="0"/>
                <w:kern w:val="24"/>
                <w:sz w:val="20"/>
                <w:szCs w:val="20"/>
                <w:vertAlign w:val="subscript"/>
              </w:rPr>
              <w:t>m</w:t>
            </w:r>
          </w:p>
        </w:tc>
        <w:tc>
          <w:tcPr>
            <w:tcW w:w="1800" w:type="dxa"/>
            <w:tcBorders>
              <w:left w:val="single" w:sz="4" w:space="0" w:color="auto"/>
            </w:tcBorders>
            <w:noWrap/>
            <w:vAlign w:val="center"/>
          </w:tcPr>
          <w:p w14:paraId="17DDED6E" w14:textId="4584B2A4" w:rsidR="00B46246" w:rsidRPr="00DE288D" w:rsidRDefault="00F248DE"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0.581</w:t>
            </w:r>
          </w:p>
        </w:tc>
        <w:tc>
          <w:tcPr>
            <w:tcW w:w="2160" w:type="dxa"/>
            <w:vAlign w:val="center"/>
          </w:tcPr>
          <w:p w14:paraId="37EA63C9" w14:textId="16A96A1F"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0.</w:t>
            </w:r>
            <w:r w:rsidR="00F248DE">
              <w:rPr>
                <w:rFonts w:ascii="Arial" w:eastAsia="Times New Roman" w:hAnsi="Arial" w:cs="Arial"/>
                <w:sz w:val="20"/>
                <w:szCs w:val="20"/>
              </w:rPr>
              <w:t>55</w:t>
            </w:r>
            <w:r w:rsidRPr="00DE288D">
              <w:rPr>
                <w:rFonts w:ascii="Arial" w:eastAsia="Times New Roman" w:hAnsi="Arial" w:cs="Arial"/>
                <w:sz w:val="20"/>
                <w:szCs w:val="20"/>
              </w:rPr>
              <w:t xml:space="preserve"> </w:t>
            </w:r>
            <w:r w:rsidRPr="00DE288D">
              <w:rPr>
                <w:rFonts w:ascii="Arial" w:hAnsi="Arial" w:cs="Arial"/>
                <w:kern w:val="24"/>
                <w:sz w:val="20"/>
                <w:szCs w:val="20"/>
              </w:rPr>
              <w:t>–</w:t>
            </w:r>
            <w:r w:rsidRPr="00DE288D">
              <w:rPr>
                <w:rFonts w:ascii="Arial" w:eastAsia="Times New Roman" w:hAnsi="Arial" w:cs="Arial"/>
                <w:sz w:val="20"/>
                <w:szCs w:val="20"/>
              </w:rPr>
              <w:t xml:space="preserve"> </w:t>
            </w:r>
            <w:r>
              <w:rPr>
                <w:rFonts w:ascii="Arial" w:eastAsia="Times New Roman" w:hAnsi="Arial" w:cs="Arial"/>
                <w:sz w:val="20"/>
                <w:szCs w:val="20"/>
              </w:rPr>
              <w:t>0.</w:t>
            </w:r>
            <w:r w:rsidR="00F248DE">
              <w:rPr>
                <w:rFonts w:ascii="Arial" w:eastAsia="Times New Roman" w:hAnsi="Arial" w:cs="Arial"/>
                <w:sz w:val="20"/>
                <w:szCs w:val="20"/>
              </w:rPr>
              <w:t>61</w:t>
            </w:r>
          </w:p>
        </w:tc>
        <w:tc>
          <w:tcPr>
            <w:tcW w:w="2018" w:type="dxa"/>
            <w:tcBorders>
              <w:right w:val="single" w:sz="4" w:space="0" w:color="auto"/>
            </w:tcBorders>
            <w:vAlign w:val="center"/>
          </w:tcPr>
          <w:p w14:paraId="3602F328" w14:textId="3B25547A"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r w:rsidRPr="00DE288D">
              <w:rPr>
                <w:rFonts w:ascii="Arial" w:eastAsia="Times New Roman" w:hAnsi="Arial" w:cs="Arial"/>
                <w:sz w:val="20"/>
                <w:szCs w:val="20"/>
              </w:rPr>
              <w:t>8.84</w:t>
            </w:r>
          </w:p>
        </w:tc>
      </w:tr>
      <w:tr w:rsidR="00B46246" w:rsidRPr="00DE288D" w14:paraId="69DC3B86"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bottom w:val="single" w:sz="4" w:space="0" w:color="auto"/>
            </w:tcBorders>
            <w:vAlign w:val="center"/>
          </w:tcPr>
          <w:p w14:paraId="1E767FCD" w14:textId="0BF580B2" w:rsidR="00B46246" w:rsidRPr="00DE288D" w:rsidRDefault="00B46246" w:rsidP="00B46246">
            <w:pPr>
              <w:rPr>
                <w:rFonts w:ascii="Arial" w:hAnsi="Arial" w:cs="Arial"/>
                <w:i w:val="0"/>
                <w:iCs w:val="0"/>
                <w:kern w:val="24"/>
                <w:sz w:val="20"/>
                <w:szCs w:val="20"/>
              </w:rPr>
            </w:pPr>
            <w:r w:rsidRPr="00DE288D">
              <w:rPr>
                <w:rFonts w:ascii="Arial" w:hAnsi="Arial" w:cs="Arial"/>
                <w:i w:val="0"/>
                <w:iCs w:val="0"/>
                <w:kern w:val="24"/>
                <w:sz w:val="20"/>
                <w:szCs w:val="20"/>
              </w:rPr>
              <w:t>Correlation F-CL</w:t>
            </w:r>
            <w:r w:rsidRPr="00B46246">
              <w:rPr>
                <w:rFonts w:ascii="Arial" w:hAnsi="Arial" w:cs="Arial"/>
                <w:i w:val="0"/>
                <w:iCs w:val="0"/>
                <w:kern w:val="24"/>
                <w:sz w:val="20"/>
                <w:szCs w:val="20"/>
                <w:vertAlign w:val="subscript"/>
              </w:rPr>
              <w:t>m</w:t>
            </w:r>
          </w:p>
        </w:tc>
        <w:tc>
          <w:tcPr>
            <w:tcW w:w="1800" w:type="dxa"/>
            <w:tcBorders>
              <w:left w:val="single" w:sz="4" w:space="0" w:color="auto"/>
              <w:bottom w:val="single" w:sz="4" w:space="0" w:color="auto"/>
            </w:tcBorders>
            <w:noWrap/>
            <w:vAlign w:val="center"/>
          </w:tcPr>
          <w:p w14:paraId="431193D2" w14:textId="78D41195" w:rsidR="00B46246" w:rsidRPr="00DE288D" w:rsidRDefault="00F248DE"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0.392</w:t>
            </w:r>
          </w:p>
        </w:tc>
        <w:tc>
          <w:tcPr>
            <w:tcW w:w="2160" w:type="dxa"/>
            <w:tcBorders>
              <w:bottom w:val="single" w:sz="4" w:space="0" w:color="auto"/>
            </w:tcBorders>
            <w:vAlign w:val="center"/>
          </w:tcPr>
          <w:p w14:paraId="1460A98C" w14:textId="4B8E845F"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Pr>
                <w:rFonts w:ascii="Arial" w:eastAsia="Times New Roman" w:hAnsi="Arial" w:cs="Arial"/>
                <w:sz w:val="20"/>
                <w:szCs w:val="20"/>
              </w:rPr>
              <w:t>0.</w:t>
            </w:r>
            <w:r w:rsidR="00F248DE">
              <w:rPr>
                <w:rFonts w:ascii="Arial" w:eastAsia="Times New Roman" w:hAnsi="Arial" w:cs="Arial"/>
                <w:sz w:val="20"/>
                <w:szCs w:val="20"/>
              </w:rPr>
              <w:t>30</w:t>
            </w:r>
            <w:r w:rsidRPr="00DE288D">
              <w:rPr>
                <w:rFonts w:ascii="Arial" w:eastAsia="Times New Roman" w:hAnsi="Arial" w:cs="Arial"/>
                <w:sz w:val="20"/>
                <w:szCs w:val="20"/>
              </w:rPr>
              <w:t xml:space="preserve"> </w:t>
            </w:r>
            <w:r w:rsidRPr="00DE288D">
              <w:rPr>
                <w:rFonts w:ascii="Arial" w:hAnsi="Arial" w:cs="Arial"/>
                <w:kern w:val="24"/>
                <w:sz w:val="20"/>
                <w:szCs w:val="20"/>
              </w:rPr>
              <w:t>–</w:t>
            </w:r>
            <w:r w:rsidRPr="00DE288D">
              <w:rPr>
                <w:rFonts w:ascii="Arial" w:eastAsia="Times New Roman" w:hAnsi="Arial" w:cs="Arial"/>
                <w:sz w:val="20"/>
                <w:szCs w:val="20"/>
              </w:rPr>
              <w:t xml:space="preserve"> </w:t>
            </w:r>
            <w:r>
              <w:rPr>
                <w:rFonts w:ascii="Arial" w:eastAsia="Times New Roman" w:hAnsi="Arial" w:cs="Arial"/>
                <w:sz w:val="20"/>
                <w:szCs w:val="20"/>
              </w:rPr>
              <w:t>0.</w:t>
            </w:r>
            <w:r w:rsidR="00F248DE">
              <w:rPr>
                <w:rFonts w:ascii="Arial" w:eastAsia="Times New Roman" w:hAnsi="Arial" w:cs="Arial"/>
                <w:sz w:val="20"/>
                <w:szCs w:val="20"/>
              </w:rPr>
              <w:t>46</w:t>
            </w:r>
          </w:p>
        </w:tc>
        <w:tc>
          <w:tcPr>
            <w:tcW w:w="2018" w:type="dxa"/>
            <w:tcBorders>
              <w:bottom w:val="single" w:sz="4" w:space="0" w:color="auto"/>
              <w:right w:val="single" w:sz="4" w:space="0" w:color="auto"/>
            </w:tcBorders>
            <w:vAlign w:val="center"/>
          </w:tcPr>
          <w:p w14:paraId="5B55138F" w14:textId="22268D6F"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eastAsia="Times New Roman" w:hAnsi="Arial" w:cs="Arial"/>
                <w:sz w:val="20"/>
                <w:szCs w:val="20"/>
              </w:rPr>
              <w:t>36.9</w:t>
            </w:r>
          </w:p>
        </w:tc>
      </w:tr>
      <w:tr w:rsidR="00B46246" w:rsidRPr="00DE288D" w14:paraId="3BC40C1C"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top w:val="single" w:sz="4" w:space="0" w:color="auto"/>
              <w:left w:val="single" w:sz="4" w:space="0" w:color="auto"/>
            </w:tcBorders>
            <w:shd w:val="clear" w:color="auto" w:fill="F2F2F2" w:themeFill="background1" w:themeFillShade="F2"/>
            <w:vAlign w:val="center"/>
          </w:tcPr>
          <w:p w14:paraId="40E47712" w14:textId="2ABCAD54" w:rsidR="00B46246" w:rsidRPr="002A5A1A" w:rsidRDefault="00B46246" w:rsidP="00B46246">
            <w:pPr>
              <w:jc w:val="left"/>
              <w:rPr>
                <w:rFonts w:ascii="Arial" w:hAnsi="Arial" w:cs="Arial"/>
                <w:b/>
                <w:bCs/>
                <w:i w:val="0"/>
                <w:iCs w:val="0"/>
                <w:kern w:val="24"/>
                <w:sz w:val="20"/>
                <w:szCs w:val="20"/>
              </w:rPr>
            </w:pPr>
            <w:r>
              <w:rPr>
                <w:rFonts w:ascii="Arial" w:hAnsi="Arial" w:cs="Arial"/>
                <w:b/>
                <w:bCs/>
                <w:i w:val="0"/>
                <w:iCs w:val="0"/>
                <w:kern w:val="24"/>
                <w:sz w:val="20"/>
                <w:szCs w:val="20"/>
              </w:rPr>
              <w:t>Residual Error (units)</w:t>
            </w:r>
          </w:p>
        </w:tc>
        <w:tc>
          <w:tcPr>
            <w:tcW w:w="1800" w:type="dxa"/>
            <w:tcBorders>
              <w:top w:val="single" w:sz="4" w:space="0" w:color="auto"/>
              <w:left w:val="single" w:sz="4" w:space="0" w:color="auto"/>
            </w:tcBorders>
            <w:noWrap/>
            <w:vAlign w:val="center"/>
          </w:tcPr>
          <w:p w14:paraId="17B8BCE4" w14:textId="7B66C792"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p>
        </w:tc>
        <w:tc>
          <w:tcPr>
            <w:tcW w:w="2160" w:type="dxa"/>
            <w:tcBorders>
              <w:top w:val="single" w:sz="4" w:space="0" w:color="auto"/>
            </w:tcBorders>
            <w:vAlign w:val="center"/>
          </w:tcPr>
          <w:p w14:paraId="25333805" w14:textId="1861CF9F"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p>
        </w:tc>
        <w:tc>
          <w:tcPr>
            <w:tcW w:w="2018" w:type="dxa"/>
            <w:tcBorders>
              <w:top w:val="single" w:sz="4" w:space="0" w:color="auto"/>
              <w:right w:val="single" w:sz="4" w:space="0" w:color="auto"/>
            </w:tcBorders>
            <w:vAlign w:val="center"/>
          </w:tcPr>
          <w:p w14:paraId="38F8CC58" w14:textId="3F681E5E"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20"/>
                <w:szCs w:val="20"/>
              </w:rPr>
            </w:pPr>
          </w:p>
        </w:tc>
      </w:tr>
      <w:tr w:rsidR="00B46246" w:rsidRPr="00DE288D" w14:paraId="5AF22883"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vAlign w:val="center"/>
          </w:tcPr>
          <w:p w14:paraId="6B11543A" w14:textId="3F27DF47" w:rsidR="00B46246" w:rsidRPr="00DE288D" w:rsidRDefault="00B46246" w:rsidP="00B46246">
            <w:pPr>
              <w:rPr>
                <w:rFonts w:ascii="Arial" w:hAnsi="Arial" w:cs="Arial"/>
                <w:i w:val="0"/>
                <w:iCs w:val="0"/>
                <w:kern w:val="24"/>
                <w:sz w:val="20"/>
                <w:szCs w:val="20"/>
              </w:rPr>
            </w:pPr>
            <w:r w:rsidRPr="00DE288D">
              <w:rPr>
                <w:rFonts w:ascii="Arial" w:hAnsi="Arial" w:cs="Arial"/>
                <w:i w:val="0"/>
                <w:iCs w:val="0"/>
                <w:kern w:val="24"/>
                <w:sz w:val="20"/>
                <w:szCs w:val="20"/>
              </w:rPr>
              <w:t xml:space="preserve">Proportional </w:t>
            </w:r>
            <w:r>
              <w:rPr>
                <w:rFonts w:ascii="Arial" w:hAnsi="Arial" w:cs="Arial"/>
                <w:i w:val="0"/>
                <w:iCs w:val="0"/>
                <w:kern w:val="24"/>
                <w:sz w:val="20"/>
                <w:szCs w:val="20"/>
              </w:rPr>
              <w:t>e</w:t>
            </w:r>
            <w:r w:rsidRPr="00DE288D">
              <w:rPr>
                <w:rFonts w:ascii="Arial" w:hAnsi="Arial" w:cs="Arial"/>
                <w:i w:val="0"/>
                <w:iCs w:val="0"/>
                <w:kern w:val="24"/>
                <w:sz w:val="20"/>
                <w:szCs w:val="20"/>
              </w:rPr>
              <w:t>rror, parent</w:t>
            </w:r>
            <w:r>
              <w:rPr>
                <w:rFonts w:ascii="Arial" w:hAnsi="Arial" w:cs="Arial"/>
                <w:i w:val="0"/>
                <w:iCs w:val="0"/>
                <w:kern w:val="24"/>
                <w:sz w:val="20"/>
                <w:szCs w:val="20"/>
              </w:rPr>
              <w:t xml:space="preserve"> (%)</w:t>
            </w:r>
          </w:p>
        </w:tc>
        <w:tc>
          <w:tcPr>
            <w:tcW w:w="1800" w:type="dxa"/>
            <w:tcBorders>
              <w:left w:val="single" w:sz="4" w:space="0" w:color="auto"/>
            </w:tcBorders>
            <w:noWrap/>
            <w:vAlign w:val="center"/>
          </w:tcPr>
          <w:p w14:paraId="12D92EE8" w14:textId="7A2E6977"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15.5</w:t>
            </w:r>
          </w:p>
        </w:tc>
        <w:tc>
          <w:tcPr>
            <w:tcW w:w="2160" w:type="dxa"/>
            <w:vAlign w:val="center"/>
          </w:tcPr>
          <w:p w14:paraId="30E93B3F" w14:textId="3E44BCCB"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eastAsia="Times New Roman" w:hAnsi="Arial" w:cs="Arial"/>
                <w:sz w:val="20"/>
                <w:szCs w:val="20"/>
              </w:rPr>
              <w:t xml:space="preserve">14.0 </w:t>
            </w:r>
            <w:r w:rsidRPr="00DE288D">
              <w:rPr>
                <w:rFonts w:ascii="Arial" w:hAnsi="Arial" w:cs="Arial"/>
                <w:kern w:val="24"/>
                <w:sz w:val="20"/>
                <w:szCs w:val="20"/>
              </w:rPr>
              <w:t>–</w:t>
            </w:r>
            <w:r w:rsidRPr="00DE288D">
              <w:rPr>
                <w:rFonts w:ascii="Arial" w:eastAsia="Times New Roman" w:hAnsi="Arial" w:cs="Arial"/>
                <w:sz w:val="20"/>
                <w:szCs w:val="20"/>
              </w:rPr>
              <w:t xml:space="preserve"> 17.1</w:t>
            </w:r>
          </w:p>
        </w:tc>
        <w:tc>
          <w:tcPr>
            <w:tcW w:w="2018" w:type="dxa"/>
            <w:tcBorders>
              <w:right w:val="single" w:sz="4" w:space="0" w:color="auto"/>
            </w:tcBorders>
            <w:vAlign w:val="center"/>
          </w:tcPr>
          <w:p w14:paraId="7E92A5DE" w14:textId="3C0CAF3F"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20"/>
                <w:szCs w:val="20"/>
              </w:rPr>
            </w:pPr>
            <w:r w:rsidRPr="00DE288D">
              <w:rPr>
                <w:rFonts w:ascii="Arial" w:eastAsia="Times New Roman" w:hAnsi="Arial" w:cs="Arial"/>
                <w:sz w:val="20"/>
                <w:szCs w:val="20"/>
              </w:rPr>
              <w:t>4.84</w:t>
            </w:r>
          </w:p>
        </w:tc>
      </w:tr>
      <w:tr w:rsidR="00B46246" w:rsidRPr="00DE288D" w14:paraId="12D639DA"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shd w:val="clear" w:color="auto" w:fill="F2F2F2" w:themeFill="background1" w:themeFillShade="F2"/>
            <w:vAlign w:val="center"/>
          </w:tcPr>
          <w:p w14:paraId="170914F7" w14:textId="2633BA34" w:rsidR="00B46246" w:rsidRPr="00DE288D" w:rsidRDefault="00B46246" w:rsidP="00B46246">
            <w:pPr>
              <w:rPr>
                <w:rFonts w:ascii="Arial" w:eastAsia="Times New Roman" w:hAnsi="Arial" w:cs="Arial"/>
                <w:b/>
                <w:bCs/>
                <w:i w:val="0"/>
                <w:iCs w:val="0"/>
                <w:sz w:val="20"/>
                <w:szCs w:val="20"/>
              </w:rPr>
            </w:pPr>
            <w:r w:rsidRPr="00DE288D">
              <w:rPr>
                <w:rFonts w:ascii="Arial" w:hAnsi="Arial" w:cs="Arial"/>
                <w:i w:val="0"/>
                <w:iCs w:val="0"/>
                <w:kern w:val="24"/>
                <w:sz w:val="20"/>
                <w:szCs w:val="20"/>
              </w:rPr>
              <w:t xml:space="preserve">Additive </w:t>
            </w:r>
            <w:r>
              <w:rPr>
                <w:rFonts w:ascii="Arial" w:hAnsi="Arial" w:cs="Arial"/>
                <w:i w:val="0"/>
                <w:iCs w:val="0"/>
                <w:kern w:val="24"/>
                <w:sz w:val="20"/>
                <w:szCs w:val="20"/>
              </w:rPr>
              <w:t>e</w:t>
            </w:r>
            <w:r w:rsidRPr="00DE288D">
              <w:rPr>
                <w:rFonts w:ascii="Arial" w:hAnsi="Arial" w:cs="Arial"/>
                <w:i w:val="0"/>
                <w:iCs w:val="0"/>
                <w:kern w:val="24"/>
                <w:sz w:val="20"/>
                <w:szCs w:val="20"/>
              </w:rPr>
              <w:t>rror, parent (</w:t>
            </w:r>
            <w:r w:rsidR="002D47E3" w:rsidRPr="00DE288D">
              <w:rPr>
                <w:rFonts w:ascii="Arial" w:hAnsi="Arial" w:cs="Arial"/>
                <w:sz w:val="20"/>
                <w:szCs w:val="20"/>
              </w:rPr>
              <w:t>µ</w:t>
            </w:r>
            <w:r w:rsidR="002D47E3" w:rsidRPr="002D47E3">
              <w:rPr>
                <w:rFonts w:ascii="Arial" w:hAnsi="Arial" w:cs="Arial"/>
                <w:i w:val="0"/>
                <w:iCs w:val="0"/>
                <w:sz w:val="20"/>
                <w:szCs w:val="20"/>
              </w:rPr>
              <w:t>g</w:t>
            </w:r>
            <w:r w:rsidRPr="00DE288D">
              <w:rPr>
                <w:rFonts w:ascii="Arial" w:hAnsi="Arial" w:cs="Arial"/>
                <w:i w:val="0"/>
                <w:iCs w:val="0"/>
                <w:kern w:val="24"/>
                <w:sz w:val="20"/>
                <w:szCs w:val="20"/>
              </w:rPr>
              <w:t>/mL)</w:t>
            </w:r>
          </w:p>
        </w:tc>
        <w:tc>
          <w:tcPr>
            <w:tcW w:w="1800" w:type="dxa"/>
            <w:tcBorders>
              <w:left w:val="single" w:sz="4" w:space="0" w:color="auto"/>
            </w:tcBorders>
            <w:noWrap/>
            <w:vAlign w:val="center"/>
          </w:tcPr>
          <w:p w14:paraId="5276065F" w14:textId="20569B46"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0.25*</w:t>
            </w:r>
          </w:p>
        </w:tc>
        <w:tc>
          <w:tcPr>
            <w:tcW w:w="2160" w:type="dxa"/>
            <w:vAlign w:val="center"/>
          </w:tcPr>
          <w:p w14:paraId="14DF3EA9" w14:textId="358F85C0"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w:t>
            </w:r>
          </w:p>
        </w:tc>
        <w:tc>
          <w:tcPr>
            <w:tcW w:w="2018" w:type="dxa"/>
            <w:tcBorders>
              <w:right w:val="single" w:sz="4" w:space="0" w:color="auto"/>
            </w:tcBorders>
            <w:vAlign w:val="center"/>
          </w:tcPr>
          <w:p w14:paraId="53738C32" w14:textId="5E0AEEDD"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w:t>
            </w:r>
          </w:p>
        </w:tc>
      </w:tr>
      <w:tr w:rsidR="00B46246" w:rsidRPr="00DE288D" w14:paraId="44B138B5" w14:textId="77777777" w:rsidTr="00B46246">
        <w:trPr>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tcBorders>
            <w:vAlign w:val="center"/>
          </w:tcPr>
          <w:p w14:paraId="3F7611F3" w14:textId="7D60807E" w:rsidR="00B46246" w:rsidRPr="00DE288D" w:rsidRDefault="00B46246" w:rsidP="00B46246">
            <w:pPr>
              <w:rPr>
                <w:rFonts w:ascii="Arial" w:eastAsia="Times New Roman" w:hAnsi="Arial" w:cs="Arial"/>
                <w:b/>
                <w:bCs/>
                <w:i w:val="0"/>
                <w:iCs w:val="0"/>
                <w:sz w:val="20"/>
                <w:szCs w:val="20"/>
              </w:rPr>
            </w:pPr>
            <w:r w:rsidRPr="00DE288D">
              <w:rPr>
                <w:rFonts w:ascii="Arial" w:hAnsi="Arial" w:cs="Arial"/>
                <w:i w:val="0"/>
                <w:iCs w:val="0"/>
                <w:kern w:val="24"/>
                <w:sz w:val="20"/>
                <w:szCs w:val="20"/>
              </w:rPr>
              <w:t xml:space="preserve">Proportional </w:t>
            </w:r>
            <w:r>
              <w:rPr>
                <w:rFonts w:ascii="Arial" w:hAnsi="Arial" w:cs="Arial"/>
                <w:i w:val="0"/>
                <w:iCs w:val="0"/>
                <w:kern w:val="24"/>
                <w:sz w:val="20"/>
                <w:szCs w:val="20"/>
              </w:rPr>
              <w:t>e</w:t>
            </w:r>
            <w:r w:rsidRPr="00DE288D">
              <w:rPr>
                <w:rFonts w:ascii="Arial" w:hAnsi="Arial" w:cs="Arial"/>
                <w:i w:val="0"/>
                <w:iCs w:val="0"/>
                <w:kern w:val="24"/>
                <w:sz w:val="20"/>
                <w:szCs w:val="20"/>
              </w:rPr>
              <w:t>rror, metabolite</w:t>
            </w:r>
            <w:r>
              <w:rPr>
                <w:rFonts w:ascii="Arial" w:hAnsi="Arial" w:cs="Arial"/>
                <w:i w:val="0"/>
                <w:iCs w:val="0"/>
                <w:kern w:val="24"/>
                <w:sz w:val="20"/>
                <w:szCs w:val="20"/>
              </w:rPr>
              <w:t xml:space="preserve"> (%)</w:t>
            </w:r>
          </w:p>
        </w:tc>
        <w:tc>
          <w:tcPr>
            <w:tcW w:w="1800" w:type="dxa"/>
            <w:tcBorders>
              <w:left w:val="single" w:sz="4" w:space="0" w:color="auto"/>
            </w:tcBorders>
            <w:noWrap/>
            <w:vAlign w:val="center"/>
          </w:tcPr>
          <w:p w14:paraId="2F9B6222" w14:textId="6190F8A2"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14.6</w:t>
            </w:r>
          </w:p>
        </w:tc>
        <w:tc>
          <w:tcPr>
            <w:tcW w:w="2160" w:type="dxa"/>
            <w:vAlign w:val="center"/>
          </w:tcPr>
          <w:p w14:paraId="7710776F" w14:textId="6E0B8BAA"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eastAsia="Times New Roman" w:hAnsi="Arial" w:cs="Arial"/>
                <w:sz w:val="20"/>
                <w:szCs w:val="20"/>
              </w:rPr>
              <w:t xml:space="preserve">13.7 </w:t>
            </w:r>
            <w:r w:rsidRPr="00DE288D">
              <w:rPr>
                <w:rFonts w:ascii="Arial" w:hAnsi="Arial" w:cs="Arial"/>
                <w:kern w:val="24"/>
                <w:sz w:val="20"/>
                <w:szCs w:val="20"/>
              </w:rPr>
              <w:t>–</w:t>
            </w:r>
            <w:r w:rsidRPr="00DE288D">
              <w:rPr>
                <w:rFonts w:ascii="Arial" w:eastAsia="Times New Roman" w:hAnsi="Arial" w:cs="Arial"/>
                <w:sz w:val="20"/>
                <w:szCs w:val="20"/>
              </w:rPr>
              <w:t xml:space="preserve"> 16.1</w:t>
            </w:r>
          </w:p>
        </w:tc>
        <w:tc>
          <w:tcPr>
            <w:tcW w:w="2018" w:type="dxa"/>
            <w:tcBorders>
              <w:right w:val="single" w:sz="4" w:space="0" w:color="auto"/>
            </w:tcBorders>
            <w:vAlign w:val="center"/>
          </w:tcPr>
          <w:p w14:paraId="4DC2C94C" w14:textId="4DABC825" w:rsidR="00B46246" w:rsidRPr="00DE288D" w:rsidRDefault="00B46246" w:rsidP="00B462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E288D">
              <w:rPr>
                <w:rFonts w:ascii="Arial" w:eastAsia="Times New Roman" w:hAnsi="Arial" w:cs="Arial"/>
                <w:sz w:val="20"/>
                <w:szCs w:val="20"/>
              </w:rPr>
              <w:t>3.91</w:t>
            </w:r>
          </w:p>
        </w:tc>
      </w:tr>
      <w:tr w:rsidR="00B46246" w:rsidRPr="00DE288D" w14:paraId="3B84B360" w14:textId="77777777" w:rsidTr="00B4624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590" w:type="dxa"/>
            <w:tcBorders>
              <w:left w:val="single" w:sz="4" w:space="0" w:color="auto"/>
              <w:bottom w:val="single" w:sz="4" w:space="0" w:color="auto"/>
            </w:tcBorders>
            <w:shd w:val="clear" w:color="auto" w:fill="F2F2F2" w:themeFill="background1" w:themeFillShade="F2"/>
            <w:noWrap/>
            <w:vAlign w:val="center"/>
          </w:tcPr>
          <w:p w14:paraId="5DD95843" w14:textId="2078D736" w:rsidR="00B46246" w:rsidRPr="00DE288D" w:rsidRDefault="00B46246" w:rsidP="00B46246">
            <w:pPr>
              <w:rPr>
                <w:rFonts w:ascii="Arial" w:eastAsia="Times New Roman" w:hAnsi="Arial" w:cs="Arial"/>
                <w:b/>
                <w:bCs/>
                <w:i w:val="0"/>
                <w:iCs w:val="0"/>
                <w:sz w:val="20"/>
                <w:szCs w:val="20"/>
              </w:rPr>
            </w:pPr>
            <w:r w:rsidRPr="00DE288D">
              <w:rPr>
                <w:rFonts w:ascii="Arial" w:hAnsi="Arial" w:cs="Arial"/>
                <w:i w:val="0"/>
                <w:iCs w:val="0"/>
                <w:kern w:val="24"/>
                <w:sz w:val="20"/>
                <w:szCs w:val="20"/>
              </w:rPr>
              <w:t xml:space="preserve">Additive </w:t>
            </w:r>
            <w:r>
              <w:rPr>
                <w:rFonts w:ascii="Arial" w:hAnsi="Arial" w:cs="Arial"/>
                <w:i w:val="0"/>
                <w:iCs w:val="0"/>
                <w:kern w:val="24"/>
                <w:sz w:val="20"/>
                <w:szCs w:val="20"/>
              </w:rPr>
              <w:t>e</w:t>
            </w:r>
            <w:r w:rsidRPr="00DE288D">
              <w:rPr>
                <w:rFonts w:ascii="Arial" w:hAnsi="Arial" w:cs="Arial"/>
                <w:i w:val="0"/>
                <w:iCs w:val="0"/>
                <w:kern w:val="24"/>
                <w:sz w:val="20"/>
                <w:szCs w:val="20"/>
              </w:rPr>
              <w:t>rror, metabolite (</w:t>
            </w:r>
            <w:r w:rsidR="002D47E3" w:rsidRPr="00DE288D">
              <w:rPr>
                <w:rFonts w:ascii="Arial" w:hAnsi="Arial" w:cs="Arial"/>
                <w:sz w:val="20"/>
                <w:szCs w:val="20"/>
              </w:rPr>
              <w:t>µ</w:t>
            </w:r>
            <w:r w:rsidR="002D47E3" w:rsidRPr="002D47E3">
              <w:rPr>
                <w:rFonts w:ascii="Arial" w:hAnsi="Arial" w:cs="Arial"/>
                <w:i w:val="0"/>
                <w:iCs w:val="0"/>
                <w:sz w:val="20"/>
                <w:szCs w:val="20"/>
              </w:rPr>
              <w:t>g</w:t>
            </w:r>
            <w:r w:rsidRPr="00DE288D">
              <w:rPr>
                <w:rFonts w:ascii="Arial" w:hAnsi="Arial" w:cs="Arial"/>
                <w:i w:val="0"/>
                <w:iCs w:val="0"/>
                <w:kern w:val="24"/>
                <w:sz w:val="20"/>
                <w:szCs w:val="20"/>
              </w:rPr>
              <w:t>/mL)</w:t>
            </w:r>
          </w:p>
        </w:tc>
        <w:tc>
          <w:tcPr>
            <w:tcW w:w="1800" w:type="dxa"/>
            <w:tcBorders>
              <w:left w:val="single" w:sz="4" w:space="0" w:color="auto"/>
              <w:bottom w:val="single" w:sz="4" w:space="0" w:color="auto"/>
            </w:tcBorders>
            <w:noWrap/>
            <w:vAlign w:val="center"/>
          </w:tcPr>
          <w:p w14:paraId="761BDA61" w14:textId="01F4F371"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0.25*</w:t>
            </w:r>
          </w:p>
        </w:tc>
        <w:tc>
          <w:tcPr>
            <w:tcW w:w="2160" w:type="dxa"/>
            <w:tcBorders>
              <w:bottom w:val="single" w:sz="4" w:space="0" w:color="auto"/>
            </w:tcBorders>
            <w:vAlign w:val="center"/>
          </w:tcPr>
          <w:p w14:paraId="2595A57D" w14:textId="2D2BF990"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w:t>
            </w:r>
          </w:p>
        </w:tc>
        <w:tc>
          <w:tcPr>
            <w:tcW w:w="2018" w:type="dxa"/>
            <w:tcBorders>
              <w:bottom w:val="single" w:sz="4" w:space="0" w:color="auto"/>
              <w:right w:val="single" w:sz="4" w:space="0" w:color="auto"/>
            </w:tcBorders>
            <w:vAlign w:val="center"/>
          </w:tcPr>
          <w:p w14:paraId="78FA75C3" w14:textId="0B11D60C" w:rsidR="00B46246" w:rsidRPr="00DE288D" w:rsidRDefault="00B46246" w:rsidP="00B462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DE288D">
              <w:rPr>
                <w:rFonts w:ascii="Arial" w:hAnsi="Arial" w:cs="Arial"/>
                <w:kern w:val="24"/>
                <w:sz w:val="20"/>
                <w:szCs w:val="20"/>
              </w:rPr>
              <w:t>–</w:t>
            </w:r>
          </w:p>
        </w:tc>
      </w:tr>
    </w:tbl>
    <w:p w14:paraId="1ECA7D4A" w14:textId="29BE62A6" w:rsidR="00F62815" w:rsidRPr="00DE288D" w:rsidRDefault="00F62815" w:rsidP="00DE288D">
      <w:pPr>
        <w:spacing w:line="480" w:lineRule="auto"/>
        <w:rPr>
          <w:rFonts w:ascii="Arial" w:hAnsi="Arial" w:cs="Arial"/>
          <w:sz w:val="20"/>
          <w:szCs w:val="20"/>
        </w:rPr>
      </w:pPr>
      <w:r w:rsidRPr="00DE288D">
        <w:rPr>
          <w:rFonts w:ascii="Arial" w:hAnsi="Arial" w:cs="Arial"/>
          <w:sz w:val="20"/>
          <w:szCs w:val="20"/>
        </w:rPr>
        <w:br w:type="page"/>
      </w:r>
    </w:p>
    <w:p w14:paraId="202FD9A0" w14:textId="40187B1B" w:rsidR="00445678" w:rsidRDefault="00445678">
      <w:pPr>
        <w:rPr>
          <w:rFonts w:ascii="Arial" w:hAnsi="Arial" w:cs="Arial"/>
          <w:sz w:val="20"/>
          <w:szCs w:val="20"/>
        </w:rPr>
      </w:pPr>
    </w:p>
    <w:p w14:paraId="17068316" w14:textId="2A9FF07D" w:rsidR="00883702" w:rsidRPr="00FE5097" w:rsidRDefault="00FE5097" w:rsidP="00DE288D">
      <w:pPr>
        <w:spacing w:line="480" w:lineRule="auto"/>
        <w:rPr>
          <w:rFonts w:ascii="Arial" w:hAnsi="Arial" w:cs="Arial"/>
          <w:sz w:val="20"/>
          <w:szCs w:val="20"/>
        </w:rPr>
      </w:pPr>
      <w:r w:rsidRPr="00FE5097">
        <w:rPr>
          <w:rFonts w:ascii="Arial" w:hAnsi="Arial" w:cs="Arial"/>
          <w:noProof/>
          <w:sz w:val="20"/>
          <w:szCs w:val="20"/>
        </w:rPr>
        <w:drawing>
          <wp:inline distT="0" distB="0" distL="0" distR="0" wp14:anchorId="620D4C82" wp14:editId="2103B350">
            <wp:extent cx="6858000" cy="3489325"/>
            <wp:effectExtent l="0" t="0" r="0" b="3175"/>
            <wp:docPr id="5" name="Picture 5"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diagram&#10;&#10;Description automatically generated"/>
                    <pic:cNvPicPr/>
                  </pic:nvPicPr>
                  <pic:blipFill>
                    <a:blip r:embed="rId15"/>
                    <a:stretch>
                      <a:fillRect/>
                    </a:stretch>
                  </pic:blipFill>
                  <pic:spPr>
                    <a:xfrm>
                      <a:off x="0" y="0"/>
                      <a:ext cx="6858000" cy="3489325"/>
                    </a:xfrm>
                    <a:prstGeom prst="rect">
                      <a:avLst/>
                    </a:prstGeom>
                  </pic:spPr>
                </pic:pic>
              </a:graphicData>
            </a:graphic>
          </wp:inline>
        </w:drawing>
      </w:r>
      <w:r w:rsidR="00445678">
        <w:rPr>
          <w:rFonts w:ascii="Arial" w:hAnsi="Arial" w:cs="Arial"/>
          <w:sz w:val="20"/>
          <w:szCs w:val="20"/>
        </w:rPr>
        <w:br/>
      </w:r>
      <w:r w:rsidR="00445678">
        <w:rPr>
          <w:rFonts w:ascii="Arial" w:hAnsi="Arial" w:cs="Arial"/>
          <w:b/>
          <w:bCs/>
          <w:sz w:val="20"/>
          <w:szCs w:val="20"/>
        </w:rPr>
        <w:t xml:space="preserve">Figure </w:t>
      </w:r>
      <w:r w:rsidR="00422101">
        <w:rPr>
          <w:rFonts w:ascii="Arial" w:hAnsi="Arial" w:cs="Arial"/>
          <w:b/>
          <w:bCs/>
          <w:sz w:val="20"/>
          <w:szCs w:val="20"/>
        </w:rPr>
        <w:t>2</w:t>
      </w:r>
      <w:r w:rsidR="00445678">
        <w:rPr>
          <w:rFonts w:ascii="Arial" w:hAnsi="Arial" w:cs="Arial"/>
          <w:b/>
          <w:bCs/>
          <w:sz w:val="20"/>
          <w:szCs w:val="20"/>
        </w:rPr>
        <w:t xml:space="preserve">. </w:t>
      </w:r>
      <w:r>
        <w:rPr>
          <w:rFonts w:ascii="Arial" w:hAnsi="Arial" w:cs="Arial"/>
          <w:b/>
          <w:bCs/>
          <w:sz w:val="20"/>
          <w:szCs w:val="20"/>
        </w:rPr>
        <w:t>Box plots</w:t>
      </w:r>
      <w:r w:rsidR="008A64C2">
        <w:rPr>
          <w:rFonts w:ascii="Arial" w:hAnsi="Arial" w:cs="Arial"/>
          <w:b/>
          <w:bCs/>
          <w:sz w:val="20"/>
          <w:szCs w:val="20"/>
        </w:rPr>
        <w:t xml:space="preserve"> of</w:t>
      </w:r>
      <w:r w:rsidR="001B574D">
        <w:rPr>
          <w:rFonts w:ascii="Arial" w:hAnsi="Arial" w:cs="Arial"/>
          <w:b/>
          <w:bCs/>
          <w:sz w:val="20"/>
          <w:szCs w:val="20"/>
        </w:rPr>
        <w:t xml:space="preserve"> rifapentine exposures stratified by</w:t>
      </w:r>
      <w:r w:rsidR="008A64C2">
        <w:rPr>
          <w:rFonts w:ascii="Arial" w:hAnsi="Arial" w:cs="Arial"/>
          <w:b/>
          <w:bCs/>
          <w:sz w:val="20"/>
          <w:szCs w:val="20"/>
        </w:rPr>
        <w:t xml:space="preserve"> significant covariates, </w:t>
      </w:r>
      <w:r>
        <w:rPr>
          <w:rFonts w:ascii="Arial" w:hAnsi="Arial" w:cs="Arial"/>
          <w:b/>
          <w:bCs/>
          <w:sz w:val="20"/>
          <w:szCs w:val="20"/>
        </w:rPr>
        <w:t xml:space="preserve">sex, race, and HIV status, demonstrate participants living with HIV at highest risk for low exposure. </w:t>
      </w:r>
      <w:r>
        <w:rPr>
          <w:rFonts w:ascii="Arial" w:hAnsi="Arial" w:cs="Arial"/>
          <w:sz w:val="20"/>
          <w:szCs w:val="20"/>
        </w:rPr>
        <w:t>Dotted line represents the 570 µg∙h/mL exposure target. Histogram on the left shows the distribution of rifapentine exposures across all participants colored by quartiles.</w:t>
      </w:r>
    </w:p>
    <w:p w14:paraId="21335737" w14:textId="77777777" w:rsidR="00832606" w:rsidRDefault="00832606">
      <w:pPr>
        <w:rPr>
          <w:rFonts w:ascii="Arial" w:hAnsi="Arial" w:cs="Arial"/>
          <w:sz w:val="20"/>
          <w:szCs w:val="20"/>
        </w:rPr>
      </w:pPr>
      <w:r>
        <w:rPr>
          <w:rFonts w:ascii="Arial" w:hAnsi="Arial" w:cs="Arial"/>
          <w:sz w:val="20"/>
          <w:szCs w:val="20"/>
        </w:rPr>
        <w:br w:type="page"/>
      </w:r>
    </w:p>
    <w:p w14:paraId="0D7B3F3A" w14:textId="77777777" w:rsidR="00832606" w:rsidRPr="00DE288D" w:rsidRDefault="00832606" w:rsidP="00832606">
      <w:pPr>
        <w:tabs>
          <w:tab w:val="left" w:pos="1211"/>
        </w:tabs>
        <w:spacing w:line="480" w:lineRule="auto"/>
        <w:rPr>
          <w:rFonts w:ascii="Arial" w:hAnsi="Arial" w:cs="Arial"/>
          <w:sz w:val="20"/>
          <w:szCs w:val="20"/>
        </w:rPr>
      </w:pPr>
      <w:r>
        <w:rPr>
          <w:rFonts w:ascii="Arial" w:hAnsi="Arial" w:cs="Arial"/>
          <w:noProof/>
          <w:sz w:val="20"/>
          <w:szCs w:val="20"/>
        </w:rPr>
        <w:lastRenderedPageBreak/>
        <w:drawing>
          <wp:inline distT="0" distB="0" distL="0" distR="0" wp14:anchorId="44A77D66" wp14:editId="688290B0">
            <wp:extent cx="5486400" cy="4051300"/>
            <wp:effectExtent l="0" t="0" r="0" b="0"/>
            <wp:docPr id="13" name="Picture 1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radar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86400" cy="4051300"/>
                    </a:xfrm>
                    <a:prstGeom prst="rect">
                      <a:avLst/>
                    </a:prstGeom>
                  </pic:spPr>
                </pic:pic>
              </a:graphicData>
            </a:graphic>
          </wp:inline>
        </w:drawing>
      </w:r>
    </w:p>
    <w:p w14:paraId="4C353B7B" w14:textId="7D8C0CF0" w:rsidR="00832606" w:rsidRPr="00A21226" w:rsidRDefault="00832606" w:rsidP="00832606">
      <w:pPr>
        <w:spacing w:line="480" w:lineRule="auto"/>
        <w:rPr>
          <w:rFonts w:ascii="Times New Roman" w:hAnsi="Times New Roman" w:cs="Times New Roman"/>
        </w:rPr>
      </w:pPr>
      <w:r w:rsidRPr="00DE288D">
        <w:rPr>
          <w:rFonts w:ascii="Arial" w:hAnsi="Arial" w:cs="Arial"/>
          <w:b/>
          <w:bCs/>
          <w:sz w:val="20"/>
          <w:szCs w:val="20"/>
        </w:rPr>
        <w:t xml:space="preserve">Figure </w:t>
      </w:r>
      <w:r w:rsidR="00422101">
        <w:rPr>
          <w:rFonts w:ascii="Arial" w:hAnsi="Arial" w:cs="Arial"/>
          <w:b/>
          <w:bCs/>
          <w:sz w:val="20"/>
          <w:szCs w:val="20"/>
        </w:rPr>
        <w:t>3</w:t>
      </w:r>
      <w:r w:rsidRPr="00DE288D">
        <w:rPr>
          <w:rFonts w:ascii="Arial" w:hAnsi="Arial" w:cs="Arial"/>
          <w:b/>
          <w:bCs/>
          <w:sz w:val="20"/>
          <w:szCs w:val="20"/>
        </w:rPr>
        <w:t xml:space="preserve">. </w:t>
      </w:r>
      <w:r>
        <w:rPr>
          <w:rFonts w:ascii="Arial" w:hAnsi="Arial" w:cs="Arial"/>
          <w:b/>
          <w:bCs/>
          <w:sz w:val="20"/>
          <w:szCs w:val="20"/>
        </w:rPr>
        <w:t>Prediction corrected v</w:t>
      </w:r>
      <w:r w:rsidRPr="00DE288D">
        <w:rPr>
          <w:rFonts w:ascii="Arial" w:hAnsi="Arial" w:cs="Arial"/>
          <w:b/>
          <w:bCs/>
          <w:sz w:val="20"/>
          <w:szCs w:val="20"/>
        </w:rPr>
        <w:t xml:space="preserve">isual </w:t>
      </w:r>
      <w:r>
        <w:rPr>
          <w:rFonts w:ascii="Arial" w:hAnsi="Arial" w:cs="Arial"/>
          <w:b/>
          <w:bCs/>
          <w:sz w:val="20"/>
          <w:szCs w:val="20"/>
        </w:rPr>
        <w:t>p</w:t>
      </w:r>
      <w:r w:rsidRPr="00DE288D">
        <w:rPr>
          <w:rFonts w:ascii="Arial" w:hAnsi="Arial" w:cs="Arial"/>
          <w:b/>
          <w:bCs/>
          <w:sz w:val="20"/>
          <w:szCs w:val="20"/>
        </w:rPr>
        <w:t xml:space="preserve">redictive </w:t>
      </w:r>
      <w:r>
        <w:rPr>
          <w:rFonts w:ascii="Arial" w:hAnsi="Arial" w:cs="Arial"/>
          <w:b/>
          <w:bCs/>
          <w:sz w:val="20"/>
          <w:szCs w:val="20"/>
        </w:rPr>
        <w:t>c</w:t>
      </w:r>
      <w:r w:rsidRPr="00DE288D">
        <w:rPr>
          <w:rFonts w:ascii="Arial" w:hAnsi="Arial" w:cs="Arial"/>
          <w:b/>
          <w:bCs/>
          <w:sz w:val="20"/>
          <w:szCs w:val="20"/>
        </w:rPr>
        <w:t xml:space="preserve">heck </w:t>
      </w:r>
      <w:r>
        <w:rPr>
          <w:rFonts w:ascii="Arial" w:hAnsi="Arial" w:cs="Arial"/>
          <w:b/>
          <w:bCs/>
          <w:sz w:val="20"/>
          <w:szCs w:val="20"/>
        </w:rPr>
        <w:t>of total cohort shows</w:t>
      </w:r>
      <w:r w:rsidRPr="00DE288D">
        <w:rPr>
          <w:rFonts w:ascii="Arial" w:hAnsi="Arial" w:cs="Arial"/>
          <w:b/>
          <w:bCs/>
          <w:sz w:val="20"/>
          <w:szCs w:val="20"/>
        </w:rPr>
        <w:t xml:space="preserve"> </w:t>
      </w:r>
      <w:r>
        <w:rPr>
          <w:rFonts w:ascii="Arial" w:hAnsi="Arial" w:cs="Arial"/>
          <w:b/>
          <w:bCs/>
          <w:sz w:val="20"/>
          <w:szCs w:val="20"/>
        </w:rPr>
        <w:t>reasonable</w:t>
      </w:r>
      <w:r w:rsidRPr="00DE288D">
        <w:rPr>
          <w:rFonts w:ascii="Arial" w:hAnsi="Arial" w:cs="Arial"/>
          <w:b/>
          <w:bCs/>
          <w:sz w:val="20"/>
          <w:szCs w:val="20"/>
        </w:rPr>
        <w:t xml:space="preserve"> model fit. </w:t>
      </w:r>
      <w:r w:rsidRPr="00690237">
        <w:rPr>
          <w:rFonts w:ascii="Arial" w:hAnsi="Arial" w:cs="Arial"/>
          <w:sz w:val="20"/>
          <w:szCs w:val="20"/>
        </w:rPr>
        <w:t>Points show observed concentration, solid black line show median of the observed data, dashed black lines show the 5</w:t>
      </w:r>
      <w:r w:rsidRPr="00690237">
        <w:rPr>
          <w:rFonts w:ascii="Arial" w:hAnsi="Arial" w:cs="Arial"/>
          <w:sz w:val="20"/>
          <w:szCs w:val="20"/>
          <w:vertAlign w:val="superscript"/>
        </w:rPr>
        <w:t>th</w:t>
      </w:r>
      <w:r w:rsidRPr="00690237">
        <w:rPr>
          <w:rFonts w:ascii="Arial" w:hAnsi="Arial" w:cs="Arial"/>
          <w:sz w:val="20"/>
          <w:szCs w:val="20"/>
        </w:rPr>
        <w:t xml:space="preserve"> and 95</w:t>
      </w:r>
      <w:r w:rsidRPr="00690237">
        <w:rPr>
          <w:rFonts w:ascii="Arial" w:hAnsi="Arial" w:cs="Arial"/>
          <w:sz w:val="20"/>
          <w:szCs w:val="20"/>
          <w:vertAlign w:val="superscript"/>
        </w:rPr>
        <w:t>th</w:t>
      </w:r>
      <w:r w:rsidRPr="00690237">
        <w:rPr>
          <w:rFonts w:ascii="Arial" w:hAnsi="Arial" w:cs="Arial"/>
          <w:sz w:val="20"/>
          <w:szCs w:val="20"/>
        </w:rPr>
        <w:t xml:space="preserve"> percentile of the observed data, shaded areas show 95% confidence interval of the 5</w:t>
      </w:r>
      <w:r w:rsidRPr="00690237">
        <w:rPr>
          <w:rFonts w:ascii="Arial" w:hAnsi="Arial" w:cs="Arial"/>
          <w:sz w:val="20"/>
          <w:szCs w:val="20"/>
          <w:vertAlign w:val="superscript"/>
        </w:rPr>
        <w:t>th</w:t>
      </w:r>
      <w:r w:rsidRPr="00690237">
        <w:rPr>
          <w:rFonts w:ascii="Arial" w:hAnsi="Arial" w:cs="Arial"/>
          <w:sz w:val="20"/>
          <w:szCs w:val="20"/>
        </w:rPr>
        <w:t>, median, and 95</w:t>
      </w:r>
      <w:r w:rsidRPr="00690237">
        <w:rPr>
          <w:rFonts w:ascii="Arial" w:hAnsi="Arial" w:cs="Arial"/>
          <w:sz w:val="20"/>
          <w:szCs w:val="20"/>
          <w:vertAlign w:val="superscript"/>
        </w:rPr>
        <w:t>th</w:t>
      </w:r>
      <w:r w:rsidRPr="00690237">
        <w:rPr>
          <w:rFonts w:ascii="Arial" w:hAnsi="Arial" w:cs="Arial"/>
          <w:sz w:val="20"/>
          <w:szCs w:val="20"/>
        </w:rPr>
        <w:t xml:space="preserve"> percentile of model predicted simulations. </w:t>
      </w:r>
    </w:p>
    <w:p w14:paraId="7245C8F0" w14:textId="59D9505C" w:rsidR="00883702" w:rsidRPr="00832606" w:rsidRDefault="00883702">
      <w:pPr>
        <w:rPr>
          <w:rFonts w:ascii="Times New Roman" w:hAnsi="Times New Roman" w:cs="Times New Roman"/>
        </w:rPr>
      </w:pPr>
      <w:r>
        <w:rPr>
          <w:rFonts w:ascii="Arial" w:hAnsi="Arial" w:cs="Arial"/>
          <w:sz w:val="20"/>
          <w:szCs w:val="20"/>
        </w:rPr>
        <w:br w:type="page"/>
      </w:r>
    </w:p>
    <w:p w14:paraId="69ADFBB6" w14:textId="6714BACE" w:rsidR="00883702" w:rsidRDefault="00FE5097" w:rsidP="00883702">
      <w:pPr>
        <w:tabs>
          <w:tab w:val="left" w:pos="1211"/>
        </w:tabs>
        <w:spacing w:line="480" w:lineRule="auto"/>
        <w:rPr>
          <w:rFonts w:ascii="Arial" w:hAnsi="Arial" w:cs="Arial"/>
          <w:b/>
          <w:bCs/>
          <w:sz w:val="20"/>
          <w:szCs w:val="20"/>
        </w:rPr>
      </w:pPr>
      <w:r w:rsidRPr="00FE5097">
        <w:rPr>
          <w:rFonts w:ascii="Arial" w:hAnsi="Arial" w:cs="Arial"/>
          <w:b/>
          <w:bCs/>
          <w:noProof/>
          <w:sz w:val="20"/>
          <w:szCs w:val="20"/>
        </w:rPr>
        <w:lastRenderedPageBreak/>
        <w:drawing>
          <wp:inline distT="0" distB="0" distL="0" distR="0" wp14:anchorId="214F6713" wp14:editId="1787D8B9">
            <wp:extent cx="6142383" cy="4072741"/>
            <wp:effectExtent l="0" t="0" r="4445" b="4445"/>
            <wp:docPr id="4" name="Picture 4" descr="Char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timeline&#10;&#10;Description automatically generated"/>
                    <pic:cNvPicPr/>
                  </pic:nvPicPr>
                  <pic:blipFill>
                    <a:blip r:embed="rId17"/>
                    <a:stretch>
                      <a:fillRect/>
                    </a:stretch>
                  </pic:blipFill>
                  <pic:spPr>
                    <a:xfrm>
                      <a:off x="0" y="0"/>
                      <a:ext cx="6145593" cy="4074869"/>
                    </a:xfrm>
                    <a:prstGeom prst="rect">
                      <a:avLst/>
                    </a:prstGeom>
                  </pic:spPr>
                </pic:pic>
              </a:graphicData>
            </a:graphic>
          </wp:inline>
        </w:drawing>
      </w:r>
    </w:p>
    <w:p w14:paraId="3304E538" w14:textId="77777777" w:rsidR="00422101" w:rsidRDefault="00883702" w:rsidP="00DE288D">
      <w:pPr>
        <w:spacing w:line="480" w:lineRule="auto"/>
        <w:rPr>
          <w:rFonts w:ascii="Arial" w:eastAsia="Arial Unicode MS" w:hAnsi="Arial" w:cs="Arial"/>
          <w:sz w:val="20"/>
          <w:szCs w:val="20"/>
          <w:lang w:eastAsia="zh-TW"/>
        </w:rPr>
      </w:pPr>
      <w:r w:rsidRPr="004C4CC3">
        <w:rPr>
          <w:rFonts w:ascii="Arial" w:eastAsia="Arial Unicode MS" w:hAnsi="Arial" w:cs="Arial"/>
          <w:b/>
          <w:bCs/>
          <w:sz w:val="20"/>
          <w:lang w:eastAsia="zh-TW"/>
        </w:rPr>
        <w:t xml:space="preserve">Figure </w:t>
      </w:r>
      <w:r w:rsidR="00422101">
        <w:rPr>
          <w:rFonts w:ascii="Arial" w:eastAsia="Arial Unicode MS" w:hAnsi="Arial" w:cs="Arial"/>
          <w:b/>
          <w:bCs/>
          <w:sz w:val="20"/>
          <w:lang w:eastAsia="zh-TW"/>
        </w:rPr>
        <w:t>4</w:t>
      </w:r>
      <w:r w:rsidRPr="004C4CC3">
        <w:rPr>
          <w:rFonts w:ascii="Arial" w:eastAsia="Arial Unicode MS" w:hAnsi="Arial" w:cs="Arial"/>
          <w:b/>
          <w:bCs/>
          <w:sz w:val="20"/>
          <w:lang w:eastAsia="zh-TW"/>
        </w:rPr>
        <w:t xml:space="preserve">. Rifapentine exposures </w:t>
      </w:r>
      <w:r>
        <w:rPr>
          <w:rFonts w:ascii="Arial" w:eastAsia="Arial Unicode MS" w:hAnsi="Arial" w:cs="Arial"/>
          <w:b/>
          <w:bCs/>
          <w:sz w:val="20"/>
          <w:lang w:eastAsia="zh-TW"/>
        </w:rPr>
        <w:t>were</w:t>
      </w:r>
      <w:r w:rsidRPr="004C4CC3">
        <w:rPr>
          <w:rFonts w:ascii="Arial" w:eastAsia="Arial Unicode MS" w:hAnsi="Arial" w:cs="Arial"/>
          <w:b/>
          <w:bCs/>
          <w:sz w:val="20"/>
          <w:lang w:eastAsia="zh-TW"/>
        </w:rPr>
        <w:t xml:space="preserve"> not associated with safety outcomes. </w:t>
      </w:r>
      <w:r>
        <w:rPr>
          <w:rFonts w:ascii="Arial" w:eastAsia="Arial Unicode MS" w:hAnsi="Arial" w:cs="Arial"/>
          <w:bCs/>
          <w:sz w:val="20"/>
          <w:lang w:eastAsia="zh-TW"/>
        </w:rPr>
        <w:t xml:space="preserve">Bars shows percentage of participants with safety outcomes </w:t>
      </w:r>
      <w:r w:rsidRPr="004C4CC3">
        <w:rPr>
          <w:rFonts w:ascii="Arial" w:eastAsia="Arial Unicode MS" w:hAnsi="Arial" w:cs="Arial"/>
          <w:sz w:val="20"/>
          <w:lang w:eastAsia="zh-TW"/>
        </w:rPr>
        <w:t>by quartiles of rifapentine exposure</w:t>
      </w:r>
      <w:r>
        <w:rPr>
          <w:rFonts w:ascii="Arial" w:eastAsia="Arial Unicode MS" w:hAnsi="Arial" w:cs="Arial"/>
          <w:sz w:val="20"/>
          <w:lang w:eastAsia="zh-TW"/>
        </w:rPr>
        <w:t xml:space="preserve">. </w:t>
      </w:r>
      <w:r>
        <w:rPr>
          <w:rFonts w:ascii="Arial" w:hAnsi="Arial" w:cs="Arial"/>
          <w:sz w:val="20"/>
          <w:szCs w:val="20"/>
        </w:rPr>
        <w:t>T</w:t>
      </w:r>
      <w:r w:rsidRPr="006479CA">
        <w:rPr>
          <w:rFonts w:ascii="Arial" w:eastAsia="Arial Unicode MS" w:hAnsi="Arial" w:cs="Arial"/>
          <w:sz w:val="20"/>
          <w:szCs w:val="20"/>
          <w:lang w:eastAsia="zh-TW"/>
        </w:rPr>
        <w:t xml:space="preserve">olerability was defined as premature discontinuation of the assigned regimen for any reason other than microbiological ineligibility. </w:t>
      </w:r>
      <w:r w:rsidRPr="00511521">
        <w:rPr>
          <w:rFonts w:ascii="Arial" w:eastAsia="Arial Unicode MS" w:hAnsi="Arial" w:cs="Arial"/>
          <w:sz w:val="20"/>
          <w:szCs w:val="20"/>
          <w:lang w:eastAsia="zh-TW"/>
        </w:rPr>
        <w:t xml:space="preserve">Participants without pharmacokinetic sampling were excluded from this figure. </w:t>
      </w:r>
      <w:r w:rsidRPr="006479CA">
        <w:rPr>
          <w:rFonts w:ascii="Arial" w:eastAsia="Arial Unicode MS" w:hAnsi="Arial" w:cs="Arial"/>
          <w:sz w:val="20"/>
          <w:szCs w:val="20"/>
          <w:lang w:eastAsia="zh-TW"/>
        </w:rPr>
        <w:t>Percentages are calculated from the safety population for all safety outcomes except tolerability, which was calculated from the microbiologically eligible population.</w:t>
      </w:r>
    </w:p>
    <w:p w14:paraId="1C5EB87C" w14:textId="77777777" w:rsidR="00422101" w:rsidRDefault="00422101">
      <w:pPr>
        <w:rPr>
          <w:rFonts w:ascii="Arial" w:eastAsia="Arial Unicode MS" w:hAnsi="Arial" w:cs="Arial"/>
          <w:sz w:val="20"/>
          <w:szCs w:val="20"/>
          <w:lang w:eastAsia="zh-TW"/>
        </w:rPr>
      </w:pPr>
      <w:r>
        <w:rPr>
          <w:rFonts w:ascii="Arial" w:eastAsia="Arial Unicode MS" w:hAnsi="Arial" w:cs="Arial"/>
          <w:sz w:val="20"/>
          <w:szCs w:val="20"/>
          <w:lang w:eastAsia="zh-TW"/>
        </w:rPr>
        <w:br w:type="page"/>
      </w:r>
    </w:p>
    <w:p w14:paraId="0E92BD56" w14:textId="76FEBA92" w:rsidR="00422101" w:rsidRPr="003C20F7" w:rsidRDefault="00422101" w:rsidP="00422101">
      <w:pPr>
        <w:tabs>
          <w:tab w:val="left" w:pos="1211"/>
        </w:tabs>
        <w:spacing w:line="480" w:lineRule="auto"/>
        <w:rPr>
          <w:rFonts w:ascii="Arial" w:hAnsi="Arial" w:cs="Arial"/>
          <w:sz w:val="20"/>
          <w:szCs w:val="20"/>
        </w:rPr>
      </w:pPr>
      <w:r w:rsidRPr="00AB27A5">
        <w:rPr>
          <w:rFonts w:ascii="Arial" w:hAnsi="Arial" w:cs="Arial"/>
          <w:noProof/>
          <w:sz w:val="20"/>
          <w:szCs w:val="20"/>
        </w:rPr>
        <w:lastRenderedPageBreak/>
        <w:drawing>
          <wp:inline distT="0" distB="0" distL="0" distR="0" wp14:anchorId="0BEFAB11" wp14:editId="04826C4B">
            <wp:extent cx="6858000" cy="4127500"/>
            <wp:effectExtent l="0" t="0" r="0" b="0"/>
            <wp:docPr id="22" name="Picture 22"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chart&#10;&#10;Description automatically generated"/>
                    <pic:cNvPicPr/>
                  </pic:nvPicPr>
                  <pic:blipFill>
                    <a:blip r:embed="rId18"/>
                    <a:stretch>
                      <a:fillRect/>
                    </a:stretch>
                  </pic:blipFill>
                  <pic:spPr>
                    <a:xfrm>
                      <a:off x="0" y="0"/>
                      <a:ext cx="6858000" cy="4127500"/>
                    </a:xfrm>
                    <a:prstGeom prst="rect">
                      <a:avLst/>
                    </a:prstGeom>
                  </pic:spPr>
                </pic:pic>
              </a:graphicData>
            </a:graphic>
          </wp:inline>
        </w:drawing>
      </w:r>
      <w:r>
        <w:rPr>
          <w:rFonts w:ascii="Arial" w:hAnsi="Arial" w:cs="Arial"/>
          <w:sz w:val="20"/>
          <w:szCs w:val="20"/>
        </w:rPr>
        <w:br/>
      </w:r>
      <w:r w:rsidRPr="005D5CD0">
        <w:rPr>
          <w:rFonts w:ascii="Arial" w:hAnsi="Arial" w:cs="Arial"/>
          <w:b/>
          <w:bCs/>
          <w:sz w:val="20"/>
          <w:szCs w:val="20"/>
        </w:rPr>
        <w:t xml:space="preserve">Figure </w:t>
      </w:r>
      <w:r>
        <w:rPr>
          <w:rFonts w:ascii="Arial" w:hAnsi="Arial" w:cs="Arial"/>
          <w:b/>
          <w:bCs/>
          <w:sz w:val="20"/>
          <w:szCs w:val="20"/>
        </w:rPr>
        <w:t>5</w:t>
      </w:r>
      <w:r w:rsidRPr="005D5CD0">
        <w:rPr>
          <w:rFonts w:ascii="Arial" w:hAnsi="Arial" w:cs="Arial"/>
          <w:b/>
          <w:bCs/>
          <w:sz w:val="20"/>
          <w:szCs w:val="20"/>
        </w:rPr>
        <w:t xml:space="preserve">. </w:t>
      </w:r>
      <w:r>
        <w:rPr>
          <w:rFonts w:ascii="Arial" w:hAnsi="Arial" w:cs="Arial"/>
          <w:b/>
          <w:bCs/>
          <w:sz w:val="20"/>
          <w:szCs w:val="20"/>
        </w:rPr>
        <w:t xml:space="preserve">Kaplan Meier estimates of </w:t>
      </w:r>
      <w:del w:id="241" w:author="Chang, Vincent" w:date="2023-01-17T11:08:00Z">
        <w:r>
          <w:rPr>
            <w:rFonts w:ascii="Arial" w:hAnsi="Arial" w:cs="Arial"/>
            <w:b/>
            <w:bCs/>
            <w:sz w:val="20"/>
            <w:szCs w:val="20"/>
          </w:rPr>
          <w:delText>TB</w:delText>
        </w:r>
      </w:del>
      <w:ins w:id="242" w:author="Chang, Vincent" w:date="2023-01-17T11:08:00Z">
        <w:r>
          <w:rPr>
            <w:rFonts w:ascii="Arial" w:hAnsi="Arial" w:cs="Arial"/>
            <w:b/>
            <w:bCs/>
            <w:sz w:val="20"/>
            <w:szCs w:val="20"/>
          </w:rPr>
          <w:t>T</w:t>
        </w:r>
        <w:r w:rsidR="008D5D81">
          <w:rPr>
            <w:rFonts w:ascii="Arial" w:hAnsi="Arial" w:cs="Arial"/>
            <w:b/>
            <w:bCs/>
            <w:sz w:val="20"/>
            <w:szCs w:val="20"/>
          </w:rPr>
          <w:t>uberculosis</w:t>
        </w:r>
      </w:ins>
      <w:r>
        <w:rPr>
          <w:rFonts w:ascii="Arial" w:hAnsi="Arial" w:cs="Arial"/>
          <w:b/>
          <w:bCs/>
          <w:sz w:val="20"/>
          <w:szCs w:val="20"/>
        </w:rPr>
        <w:t xml:space="preserve">-related Unfavorable Outcomes Stratified by Rifapentine Exposure Quartiles Shows Participants with Low Rifapentine Exposure are at Higher Risk of </w:t>
      </w:r>
      <w:del w:id="243" w:author="Chang, Vincent" w:date="2023-01-17T11:08:00Z">
        <w:r>
          <w:rPr>
            <w:rFonts w:ascii="Arial" w:hAnsi="Arial" w:cs="Arial"/>
            <w:b/>
            <w:bCs/>
            <w:sz w:val="20"/>
            <w:szCs w:val="20"/>
          </w:rPr>
          <w:delText>TB</w:delText>
        </w:r>
      </w:del>
      <w:ins w:id="244" w:author="Chang, Vincent" w:date="2023-01-17T11:08:00Z">
        <w:r>
          <w:rPr>
            <w:rFonts w:ascii="Arial" w:hAnsi="Arial" w:cs="Arial"/>
            <w:b/>
            <w:bCs/>
            <w:sz w:val="20"/>
            <w:szCs w:val="20"/>
          </w:rPr>
          <w:t>T</w:t>
        </w:r>
        <w:r w:rsidR="008D5D81">
          <w:rPr>
            <w:rFonts w:ascii="Arial" w:hAnsi="Arial" w:cs="Arial"/>
            <w:b/>
            <w:bCs/>
            <w:sz w:val="20"/>
            <w:szCs w:val="20"/>
          </w:rPr>
          <w:t>uberculosis</w:t>
        </w:r>
      </w:ins>
      <w:r>
        <w:rPr>
          <w:rFonts w:ascii="Arial" w:hAnsi="Arial" w:cs="Arial"/>
          <w:b/>
          <w:bCs/>
          <w:sz w:val="20"/>
          <w:szCs w:val="20"/>
        </w:rPr>
        <w:t>-related Unfavorable Outcomes.</w:t>
      </w:r>
      <w:r>
        <w:rPr>
          <w:rFonts w:ascii="Arial" w:hAnsi="Arial" w:cs="Arial"/>
          <w:sz w:val="20"/>
          <w:szCs w:val="20"/>
        </w:rPr>
        <w:t xml:space="preserve"> Participants in the microbiologically eligible population were stratified by regimen and quartiles of rifapentine exposure. A clear exposure response relationship can be seen in both rifapentine and rifapentine-moxifloxacin regimens.</w:t>
      </w:r>
    </w:p>
    <w:p w14:paraId="4A33B3E8" w14:textId="37BA8B26" w:rsidR="00134D22" w:rsidRDefault="00883702">
      <w:pPr>
        <w:rPr>
          <w:rFonts w:ascii="Arial" w:hAnsi="Arial" w:cs="Arial"/>
          <w:b/>
          <w:bCs/>
          <w:sz w:val="20"/>
          <w:szCs w:val="20"/>
        </w:rPr>
      </w:pPr>
      <w:r>
        <w:rPr>
          <w:rFonts w:ascii="Arial" w:hAnsi="Arial" w:cs="Arial"/>
          <w:b/>
          <w:bCs/>
          <w:sz w:val="20"/>
          <w:szCs w:val="20"/>
        </w:rPr>
        <w:br w:type="page"/>
      </w:r>
    </w:p>
    <w:p w14:paraId="2D6EC1ED" w14:textId="727E9336" w:rsidR="00D8459F" w:rsidRPr="00422101" w:rsidRDefault="00FE5097" w:rsidP="008D5D81">
      <w:pPr>
        <w:spacing w:line="480" w:lineRule="auto"/>
        <w:rPr>
          <w:ins w:id="245" w:author="Chang, Vincent" w:date="2023-01-17T11:08:00Z"/>
          <w:rFonts w:ascii="Arial" w:hAnsi="Arial" w:cs="Arial"/>
          <w:b/>
          <w:bCs/>
          <w:sz w:val="20"/>
          <w:szCs w:val="20"/>
        </w:rPr>
      </w:pPr>
      <w:del w:id="246" w:author="Chang, Vincent" w:date="2023-01-17T11:08:00Z">
        <w:r w:rsidRPr="00FE5097">
          <w:rPr>
            <w:rFonts w:ascii="Arial" w:hAnsi="Arial" w:cs="Arial"/>
            <w:noProof/>
            <w:sz w:val="20"/>
            <w:szCs w:val="20"/>
          </w:rPr>
          <w:lastRenderedPageBreak/>
          <w:drawing>
            <wp:inline distT="0" distB="0" distL="0" distR="0" wp14:anchorId="554578CC" wp14:editId="240F3ED1">
              <wp:extent cx="2632684" cy="3578087"/>
              <wp:effectExtent l="0" t="0" r="0" b="3810"/>
              <wp:docPr id="10" name="Picture 1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bar chart&#10;&#10;Description automatically generated"/>
                      <pic:cNvPicPr/>
                    </pic:nvPicPr>
                    <pic:blipFill>
                      <a:blip r:embed="rId19"/>
                      <a:stretch>
                        <a:fillRect/>
                      </a:stretch>
                    </pic:blipFill>
                    <pic:spPr>
                      <a:xfrm>
                        <a:off x="0" y="0"/>
                        <a:ext cx="2641203" cy="3589665"/>
                      </a:xfrm>
                      <a:prstGeom prst="rect">
                        <a:avLst/>
                      </a:prstGeom>
                    </pic:spPr>
                  </pic:pic>
                </a:graphicData>
              </a:graphic>
            </wp:inline>
          </w:drawing>
        </w:r>
      </w:del>
      <w:ins w:id="247" w:author="Chang, Vincent" w:date="2023-01-17T11:08:00Z">
        <w:r w:rsidR="00134D22" w:rsidRPr="00134D22">
          <w:rPr>
            <w:rFonts w:ascii="Arial" w:hAnsi="Arial" w:cs="Arial"/>
            <w:b/>
            <w:bCs/>
            <w:noProof/>
            <w:sz w:val="20"/>
            <w:szCs w:val="20"/>
          </w:rPr>
          <w:drawing>
            <wp:anchor distT="0" distB="0" distL="114300" distR="114300" simplePos="0" relativeHeight="251682816" behindDoc="0" locked="0" layoutInCell="1" allowOverlap="1" wp14:anchorId="52DB1AF0" wp14:editId="2AB668FD">
              <wp:simplePos x="457200" y="457200"/>
              <wp:positionH relativeFrom="column">
                <wp:align>left</wp:align>
              </wp:positionH>
              <wp:positionV relativeFrom="paragraph">
                <wp:align>top</wp:align>
              </wp:positionV>
              <wp:extent cx="2936229" cy="6276975"/>
              <wp:effectExtent l="0" t="0" r="0" b="0"/>
              <wp:wrapSquare wrapText="bothSides"/>
              <wp:docPr id="16" name="Picture 1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hist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936229" cy="6276975"/>
                      </a:xfrm>
                      <a:prstGeom prst="rect">
                        <a:avLst/>
                      </a:prstGeom>
                    </pic:spPr>
                  </pic:pic>
                </a:graphicData>
              </a:graphic>
            </wp:anchor>
          </w:drawing>
        </w:r>
        <w:r w:rsidR="00134D22">
          <w:rPr>
            <w:rFonts w:ascii="Arial" w:hAnsi="Arial" w:cs="Arial"/>
            <w:b/>
            <w:bCs/>
            <w:sz w:val="20"/>
            <w:szCs w:val="20"/>
          </w:rPr>
          <w:t xml:space="preserve">Figure 6. </w:t>
        </w:r>
        <w:r w:rsidR="008D5D81">
          <w:rPr>
            <w:rFonts w:ascii="Arial" w:hAnsi="Arial" w:cs="Arial"/>
            <w:b/>
            <w:bCs/>
            <w:sz w:val="20"/>
            <w:szCs w:val="20"/>
          </w:rPr>
          <w:t>Participants achieve higher AUC</w:t>
        </w:r>
        <w:r w:rsidR="008D5D81">
          <w:rPr>
            <w:rFonts w:ascii="Arial" w:hAnsi="Arial" w:cs="Arial"/>
            <w:b/>
            <w:bCs/>
            <w:sz w:val="20"/>
            <w:szCs w:val="20"/>
            <w:vertAlign w:val="subscript"/>
          </w:rPr>
          <w:t>0-24h,ss</w:t>
        </w:r>
        <w:r w:rsidR="008D5D81">
          <w:rPr>
            <w:rFonts w:ascii="Arial" w:hAnsi="Arial" w:cs="Arial"/>
            <w:b/>
            <w:bCs/>
            <w:sz w:val="20"/>
            <w:szCs w:val="20"/>
          </w:rPr>
          <w:t xml:space="preserve"> with simulated 1500 and 1800 mg dose, but dose-limiting bioavailability puts a ceiling on the increase. </w:t>
        </w:r>
        <w:r w:rsidR="008D5D81">
          <w:rPr>
            <w:rFonts w:ascii="Arial" w:hAnsi="Arial" w:cs="Arial"/>
            <w:sz w:val="20"/>
            <w:szCs w:val="20"/>
          </w:rPr>
          <w:t>Rifapentine exposure quartile bins in the legend were calculated from the observed 1200 mg data, the colored percentages on the plot represent the percentage of participants receiving the labeled dose that would lie within the quartile bins in the legend. Participants are shifted from lower to higher quartiles, but the range does not appreciably change.</w:t>
        </w:r>
        <w:r w:rsidR="00134D22">
          <w:rPr>
            <w:rFonts w:ascii="Arial" w:hAnsi="Arial" w:cs="Arial"/>
            <w:b/>
            <w:bCs/>
            <w:sz w:val="20"/>
            <w:szCs w:val="20"/>
          </w:rPr>
          <w:br w:type="textWrapping" w:clear="all"/>
        </w:r>
      </w:ins>
    </w:p>
    <w:p w14:paraId="39F622DB" w14:textId="7AE4A548" w:rsidR="00A25A3A" w:rsidRPr="00DE288D" w:rsidRDefault="00134D22" w:rsidP="00DE288D">
      <w:pPr>
        <w:spacing w:line="480" w:lineRule="auto"/>
        <w:rPr>
          <w:rFonts w:ascii="Arial" w:hAnsi="Arial" w:cs="Arial"/>
          <w:sz w:val="20"/>
          <w:szCs w:val="20"/>
        </w:rPr>
      </w:pPr>
      <w:ins w:id="248" w:author="Chang, Vincent" w:date="2023-01-17T11:08:00Z">
        <w:r w:rsidRPr="00134D22">
          <w:rPr>
            <w:rFonts w:ascii="Arial" w:hAnsi="Arial" w:cs="Arial"/>
            <w:noProof/>
            <w:sz w:val="20"/>
            <w:szCs w:val="20"/>
          </w:rPr>
          <w:lastRenderedPageBreak/>
          <w:drawing>
            <wp:inline distT="0" distB="0" distL="0" distR="0" wp14:anchorId="30A5AB40" wp14:editId="4B58AECC">
              <wp:extent cx="3635705" cy="4933950"/>
              <wp:effectExtent l="0" t="0" r="0" b="0"/>
              <wp:docPr id="14" name="Picture 1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ar chart&#10;&#10;Description automatically generated"/>
                      <pic:cNvPicPr/>
                    </pic:nvPicPr>
                    <pic:blipFill>
                      <a:blip r:embed="rId21"/>
                      <a:stretch>
                        <a:fillRect/>
                      </a:stretch>
                    </pic:blipFill>
                    <pic:spPr>
                      <a:xfrm>
                        <a:off x="0" y="0"/>
                        <a:ext cx="3644513" cy="4945903"/>
                      </a:xfrm>
                      <a:prstGeom prst="rect">
                        <a:avLst/>
                      </a:prstGeom>
                    </pic:spPr>
                  </pic:pic>
                </a:graphicData>
              </a:graphic>
            </wp:inline>
          </w:drawing>
        </w:r>
      </w:ins>
    </w:p>
    <w:p w14:paraId="0FBDC058" w14:textId="444A1EFB" w:rsidR="004C12D0" w:rsidRPr="00DE288D" w:rsidRDefault="00B44146" w:rsidP="00DE288D">
      <w:pPr>
        <w:tabs>
          <w:tab w:val="left" w:pos="1211"/>
        </w:tabs>
        <w:spacing w:line="480" w:lineRule="auto"/>
        <w:rPr>
          <w:rFonts w:ascii="Arial" w:hAnsi="Arial" w:cs="Arial"/>
          <w:sz w:val="20"/>
          <w:szCs w:val="20"/>
          <w:lang w:eastAsia="zh-TW"/>
        </w:rPr>
      </w:pPr>
      <w:r w:rsidRPr="00DE288D">
        <w:rPr>
          <w:rFonts w:ascii="Arial" w:hAnsi="Arial" w:cs="Arial"/>
          <w:b/>
          <w:bCs/>
          <w:sz w:val="20"/>
          <w:szCs w:val="20"/>
        </w:rPr>
        <w:t xml:space="preserve">Figure </w:t>
      </w:r>
      <w:del w:id="249" w:author="Chang, Vincent" w:date="2023-01-17T11:08:00Z">
        <w:r w:rsidR="00883702">
          <w:rPr>
            <w:rFonts w:ascii="Arial" w:hAnsi="Arial" w:cs="Arial"/>
            <w:b/>
            <w:bCs/>
            <w:sz w:val="20"/>
            <w:szCs w:val="20"/>
          </w:rPr>
          <w:delText>6</w:delText>
        </w:r>
      </w:del>
      <w:ins w:id="250" w:author="Chang, Vincent" w:date="2023-01-17T11:08:00Z">
        <w:r w:rsidR="00134D22">
          <w:rPr>
            <w:rFonts w:ascii="Arial" w:hAnsi="Arial" w:cs="Arial"/>
            <w:b/>
            <w:bCs/>
            <w:sz w:val="20"/>
            <w:szCs w:val="20"/>
          </w:rPr>
          <w:t>7</w:t>
        </w:r>
      </w:ins>
      <w:r w:rsidRPr="00DE288D">
        <w:rPr>
          <w:rFonts w:ascii="Arial" w:hAnsi="Arial" w:cs="Arial"/>
          <w:b/>
          <w:bCs/>
          <w:sz w:val="20"/>
          <w:szCs w:val="20"/>
        </w:rPr>
        <w:t xml:space="preserve">. </w:t>
      </w:r>
      <w:r w:rsidR="00FD188E">
        <w:rPr>
          <w:rFonts w:ascii="Arial" w:hAnsi="Arial" w:cs="Arial"/>
          <w:b/>
          <w:bCs/>
          <w:sz w:val="20"/>
          <w:szCs w:val="20"/>
        </w:rPr>
        <w:t xml:space="preserve">HIV seropositive, male and black or mixed race, </w:t>
      </w:r>
      <w:r w:rsidR="00FE5097">
        <w:rPr>
          <w:rFonts w:ascii="Arial" w:hAnsi="Arial" w:cs="Arial"/>
          <w:b/>
          <w:bCs/>
          <w:sz w:val="20"/>
          <w:szCs w:val="20"/>
        </w:rPr>
        <w:t xml:space="preserve">and </w:t>
      </w:r>
      <w:r w:rsidR="00FD188E">
        <w:rPr>
          <w:rFonts w:ascii="Arial" w:hAnsi="Arial" w:cs="Arial"/>
          <w:b/>
          <w:bCs/>
          <w:sz w:val="20"/>
          <w:szCs w:val="20"/>
        </w:rPr>
        <w:t>male and HIV seropositive</w:t>
      </w:r>
      <w:r w:rsidR="001F3C99">
        <w:rPr>
          <w:rFonts w:ascii="Arial" w:hAnsi="Arial" w:cs="Arial"/>
          <w:b/>
          <w:bCs/>
          <w:sz w:val="20"/>
          <w:szCs w:val="20"/>
        </w:rPr>
        <w:t xml:space="preserve">, </w:t>
      </w:r>
      <w:r w:rsidR="00FD188E">
        <w:rPr>
          <w:rFonts w:ascii="Arial" w:hAnsi="Arial" w:cs="Arial"/>
          <w:b/>
          <w:bCs/>
          <w:sz w:val="20"/>
          <w:szCs w:val="20"/>
        </w:rPr>
        <w:t>were</w:t>
      </w:r>
      <w:r w:rsidR="00D06FBB">
        <w:rPr>
          <w:rFonts w:ascii="Arial" w:hAnsi="Arial" w:cs="Arial"/>
          <w:b/>
          <w:bCs/>
          <w:sz w:val="20"/>
          <w:szCs w:val="20"/>
        </w:rPr>
        <w:t xml:space="preserve"> at </w:t>
      </w:r>
      <w:r w:rsidR="00FD188E">
        <w:rPr>
          <w:rFonts w:ascii="Arial" w:hAnsi="Arial" w:cs="Arial"/>
          <w:b/>
          <w:bCs/>
          <w:sz w:val="20"/>
          <w:szCs w:val="20"/>
        </w:rPr>
        <w:t xml:space="preserve">highest </w:t>
      </w:r>
      <w:r w:rsidR="00D06FBB">
        <w:rPr>
          <w:rFonts w:ascii="Arial" w:hAnsi="Arial" w:cs="Arial"/>
          <w:b/>
          <w:bCs/>
          <w:sz w:val="20"/>
          <w:szCs w:val="20"/>
        </w:rPr>
        <w:t>risk for low drug exposure</w:t>
      </w:r>
      <w:r w:rsidR="00925D74">
        <w:rPr>
          <w:rFonts w:ascii="Arial" w:hAnsi="Arial" w:cs="Arial"/>
          <w:b/>
          <w:bCs/>
          <w:sz w:val="20"/>
          <w:szCs w:val="20"/>
        </w:rPr>
        <w:t xml:space="preserve"> with </w:t>
      </w:r>
      <w:r w:rsidR="00D06FBB">
        <w:rPr>
          <w:rFonts w:ascii="Arial" w:hAnsi="Arial" w:cs="Arial"/>
          <w:b/>
          <w:bCs/>
          <w:sz w:val="20"/>
          <w:szCs w:val="20"/>
        </w:rPr>
        <w:t xml:space="preserve">the </w:t>
      </w:r>
      <w:r w:rsidR="00925D74">
        <w:rPr>
          <w:rFonts w:ascii="Arial" w:hAnsi="Arial" w:cs="Arial"/>
          <w:b/>
          <w:bCs/>
          <w:sz w:val="20"/>
          <w:szCs w:val="20"/>
        </w:rPr>
        <w:t>flat 1200 mg dose</w:t>
      </w:r>
      <w:r w:rsidRPr="00DE288D">
        <w:rPr>
          <w:rFonts w:ascii="Arial" w:hAnsi="Arial" w:cs="Arial"/>
          <w:b/>
          <w:bCs/>
          <w:sz w:val="20"/>
          <w:szCs w:val="20"/>
        </w:rPr>
        <w:t>.</w:t>
      </w:r>
      <w:r w:rsidR="00AF300F" w:rsidRPr="00DE288D">
        <w:rPr>
          <w:rFonts w:ascii="Arial" w:hAnsi="Arial" w:cs="Arial"/>
          <w:b/>
          <w:bCs/>
          <w:sz w:val="20"/>
          <w:szCs w:val="20"/>
        </w:rPr>
        <w:t xml:space="preserve"> </w:t>
      </w:r>
      <w:r w:rsidR="00FD375B">
        <w:rPr>
          <w:rFonts w:ascii="Arial" w:hAnsi="Arial" w:cs="Arial"/>
          <w:sz w:val="20"/>
          <w:szCs w:val="20"/>
        </w:rPr>
        <w:t xml:space="preserve">Bar graphs represent the percentage of the subpopulation achieving the </w:t>
      </w:r>
      <w:r w:rsidR="00835107">
        <w:rPr>
          <w:rFonts w:ascii="Arial" w:hAnsi="Arial" w:cs="Arial"/>
          <w:sz w:val="20"/>
          <w:szCs w:val="20"/>
        </w:rPr>
        <w:t>570</w:t>
      </w:r>
      <w:r w:rsidR="00FD375B">
        <w:rPr>
          <w:rFonts w:ascii="Arial" w:hAnsi="Arial" w:cs="Arial"/>
          <w:sz w:val="20"/>
          <w:szCs w:val="20"/>
        </w:rPr>
        <w:t xml:space="preserve"> </w:t>
      </w:r>
      <w:r w:rsidR="00FD375B" w:rsidRPr="00DE288D">
        <w:rPr>
          <w:rFonts w:ascii="Arial" w:hAnsi="Arial" w:cs="Arial"/>
          <w:sz w:val="20"/>
          <w:szCs w:val="20"/>
        </w:rPr>
        <w:t>µg</w:t>
      </w:r>
      <w:r w:rsidR="00FD375B">
        <w:rPr>
          <w:rFonts w:ascii="Arial" w:hAnsi="Arial" w:cs="Arial"/>
          <w:sz w:val="20"/>
          <w:szCs w:val="20"/>
        </w:rPr>
        <w:t>∙</w:t>
      </w:r>
      <w:r w:rsidR="00FD375B" w:rsidRPr="00DE288D">
        <w:rPr>
          <w:rFonts w:ascii="Arial" w:hAnsi="Arial" w:cs="Arial"/>
          <w:sz w:val="20"/>
          <w:szCs w:val="20"/>
        </w:rPr>
        <w:t>h/mL</w:t>
      </w:r>
      <w:r w:rsidR="00FD375B">
        <w:rPr>
          <w:rFonts w:ascii="Arial" w:hAnsi="Arial" w:cs="Arial"/>
          <w:sz w:val="20"/>
          <w:szCs w:val="20"/>
        </w:rPr>
        <w:t xml:space="preserve"> target exposure at 1200, 1500, and 1800 mg doses.</w:t>
      </w:r>
      <w:r w:rsidR="00CB2F6D" w:rsidRPr="00DE288D">
        <w:rPr>
          <w:rFonts w:ascii="Arial" w:hAnsi="Arial" w:cs="Arial"/>
          <w:sz w:val="20"/>
          <w:szCs w:val="20"/>
        </w:rPr>
        <w:t xml:space="preserve"> </w:t>
      </w:r>
      <w:r w:rsidR="00662DD6">
        <w:rPr>
          <w:rFonts w:ascii="Arial" w:hAnsi="Arial" w:cs="Arial"/>
          <w:sz w:val="20"/>
          <w:szCs w:val="20"/>
        </w:rPr>
        <w:t>In the left panels, participants are stratified by single risk factors and in the right panels, stratified by combination</w:t>
      </w:r>
      <w:r w:rsidR="006479CA">
        <w:rPr>
          <w:rFonts w:ascii="Arial" w:hAnsi="Arial" w:cs="Arial"/>
          <w:sz w:val="20"/>
          <w:szCs w:val="20"/>
        </w:rPr>
        <w:t>s</w:t>
      </w:r>
      <w:r w:rsidR="00662DD6">
        <w:rPr>
          <w:rFonts w:ascii="Arial" w:hAnsi="Arial" w:cs="Arial"/>
          <w:sz w:val="20"/>
          <w:szCs w:val="20"/>
        </w:rPr>
        <w:t xml:space="preserve"> of risk factors</w:t>
      </w:r>
      <w:r w:rsidR="006479CA">
        <w:rPr>
          <w:rFonts w:ascii="Arial" w:hAnsi="Arial" w:cs="Arial"/>
          <w:sz w:val="20"/>
          <w:szCs w:val="20"/>
        </w:rPr>
        <w:t>.</w:t>
      </w:r>
    </w:p>
    <w:p w14:paraId="7D8E829C" w14:textId="1FAE0E25" w:rsidR="001D1712" w:rsidRDefault="001D1712">
      <w:pPr>
        <w:rPr>
          <w:rFonts w:ascii="Arial" w:hAnsi="Arial" w:cs="Arial"/>
          <w:b/>
          <w:bCs/>
          <w:sz w:val="20"/>
          <w:szCs w:val="20"/>
        </w:rPr>
      </w:pPr>
      <w:r>
        <w:rPr>
          <w:rFonts w:ascii="Arial" w:hAnsi="Arial" w:cs="Arial"/>
          <w:b/>
          <w:bCs/>
          <w:sz w:val="20"/>
          <w:szCs w:val="20"/>
        </w:rPr>
        <w:br w:type="page"/>
      </w:r>
    </w:p>
    <w:p w14:paraId="7CB11C9F" w14:textId="65E36593" w:rsidR="00221646" w:rsidRPr="009D78C7" w:rsidRDefault="00A25A3A" w:rsidP="009D78C7">
      <w:pPr>
        <w:tabs>
          <w:tab w:val="left" w:pos="1211"/>
        </w:tabs>
        <w:spacing w:line="480" w:lineRule="auto"/>
        <w:rPr>
          <w:rFonts w:ascii="Arial" w:hAnsi="Arial" w:cs="Arial"/>
          <w:b/>
          <w:bCs/>
        </w:rPr>
      </w:pPr>
      <w:r w:rsidRPr="00523EE0">
        <w:rPr>
          <w:rFonts w:ascii="Arial" w:hAnsi="Arial" w:cs="Arial"/>
          <w:b/>
          <w:bCs/>
        </w:rPr>
        <w:lastRenderedPageBreak/>
        <w:t>Supplement</w:t>
      </w:r>
      <w:r w:rsidR="00A3521E" w:rsidRPr="00523EE0">
        <w:rPr>
          <w:rFonts w:ascii="Arial" w:hAnsi="Arial" w:cs="Arial"/>
          <w:b/>
          <w:bCs/>
        </w:rPr>
        <w:t>al Methods</w:t>
      </w:r>
    </w:p>
    <w:p w14:paraId="4B27D24D" w14:textId="731B600D" w:rsidR="00783F2F" w:rsidRDefault="00783F2F" w:rsidP="00523EE0">
      <w:pPr>
        <w:spacing w:line="480" w:lineRule="auto"/>
        <w:rPr>
          <w:rFonts w:ascii="Arial" w:hAnsi="Arial" w:cs="Arial"/>
          <w:sz w:val="20"/>
          <w:szCs w:val="20"/>
        </w:rPr>
      </w:pPr>
      <w:r w:rsidRPr="003514D3">
        <w:rPr>
          <w:rFonts w:ascii="Arial" w:hAnsi="Arial" w:cs="Arial"/>
          <w:sz w:val="20"/>
          <w:szCs w:val="20"/>
        </w:rPr>
        <w:t>R software (version 3.5.2)</w:t>
      </w:r>
      <w:r>
        <w:rPr>
          <w:rFonts w:ascii="Arial" w:hAnsi="Arial" w:cs="Arial"/>
          <w:sz w:val="20"/>
          <w:szCs w:val="20"/>
        </w:rPr>
        <w:fldChar w:fldCharType="begin"/>
      </w:r>
      <w:r w:rsidR="00E661BE">
        <w:rPr>
          <w:rFonts w:ascii="Arial" w:hAnsi="Arial" w:cs="Arial"/>
          <w:sz w:val="20"/>
          <w:szCs w:val="20"/>
        </w:rPr>
        <w:instrText xml:space="preserve"> ADDIN ZOTERO_ITEM CSL_CITATION {"citationID":"fxO8VnEV","properties":{"formattedCitation":"\\super 33\\nosupersub{}","plainCitation":"33","noteIndex":0},"citationItems":[{"id":342,"uris":["http://zotero.org/users/local/MK42wjil/items/RYLXCARQ"],"itemData":{"id":342,"type":"article-journal","title":"R Core Team (2013). R: A language and environment for statistical computing. R Foundation for Statistical Computing, Vienna, Austria. URL http://www.R-project.org/."}}],"schema":"https://github.com/citation-style-language/schema/raw/master/csl-citation.json"} </w:instrText>
      </w:r>
      <w:r>
        <w:rPr>
          <w:rFonts w:ascii="Arial" w:hAnsi="Arial" w:cs="Arial"/>
          <w:sz w:val="20"/>
          <w:szCs w:val="20"/>
        </w:rPr>
        <w:fldChar w:fldCharType="separate"/>
      </w:r>
      <w:r w:rsidR="00E661BE" w:rsidRPr="00E661BE">
        <w:rPr>
          <w:rFonts w:ascii="Arial" w:hAnsi="Arial" w:cs="Arial"/>
          <w:sz w:val="20"/>
          <w:vertAlign w:val="superscript"/>
        </w:rPr>
        <w:t>33</w:t>
      </w:r>
      <w:r>
        <w:rPr>
          <w:rFonts w:ascii="Arial" w:hAnsi="Arial" w:cs="Arial"/>
          <w:sz w:val="20"/>
          <w:szCs w:val="20"/>
        </w:rPr>
        <w:fldChar w:fldCharType="end"/>
      </w:r>
      <w:r w:rsidRPr="003514D3">
        <w:rPr>
          <w:rFonts w:ascii="Arial" w:hAnsi="Arial" w:cs="Arial"/>
          <w:sz w:val="20"/>
          <w:szCs w:val="20"/>
        </w:rPr>
        <w:t xml:space="preserve"> was used for all data management, analyses, and graphical visualization. The xpose (version 0.4.4)</w:t>
      </w:r>
      <w:r>
        <w:rPr>
          <w:rFonts w:ascii="Arial" w:hAnsi="Arial" w:cs="Arial"/>
          <w:sz w:val="20"/>
          <w:szCs w:val="20"/>
        </w:rPr>
        <w:fldChar w:fldCharType="begin"/>
      </w:r>
      <w:r w:rsidR="00E661BE">
        <w:rPr>
          <w:rFonts w:ascii="Arial" w:hAnsi="Arial" w:cs="Arial"/>
          <w:sz w:val="20"/>
          <w:szCs w:val="20"/>
        </w:rPr>
        <w:instrText xml:space="preserve"> ADDIN ZOTERO_ITEM CSL_CITATION {"citationID":"mIGZzNJo","properties":{"formattedCitation":"\\super 34\\nosupersub{}","plainCitation":"34","noteIndex":0},"citationItems":[{"id":343,"uris":["http://zotero.org/users/local/MK42wjil/items/LRMAQLEM"],"itemData":{"id":343,"type":"article-journal","title":"Jonsson, E. Niclas, and Mats O. Karlsson. \"Xpose—an S-PLUS based population pharmacokinetic/pharmacodynamic model building aid for NONMEM.\" Computer methods and programs in biomedicine 58.1 (1998): 51-64."}}],"schema":"https://github.com/citation-style-language/schema/raw/master/csl-citation.json"} </w:instrText>
      </w:r>
      <w:r>
        <w:rPr>
          <w:rFonts w:ascii="Arial" w:hAnsi="Arial" w:cs="Arial"/>
          <w:sz w:val="20"/>
          <w:szCs w:val="20"/>
        </w:rPr>
        <w:fldChar w:fldCharType="separate"/>
      </w:r>
      <w:r w:rsidR="00E661BE" w:rsidRPr="00E661BE">
        <w:rPr>
          <w:rFonts w:ascii="Arial" w:hAnsi="Arial" w:cs="Arial"/>
          <w:sz w:val="20"/>
          <w:vertAlign w:val="superscript"/>
        </w:rPr>
        <w:t>34</w:t>
      </w:r>
      <w:r>
        <w:rPr>
          <w:rFonts w:ascii="Arial" w:hAnsi="Arial" w:cs="Arial"/>
          <w:sz w:val="20"/>
          <w:szCs w:val="20"/>
        </w:rPr>
        <w:fldChar w:fldCharType="end"/>
      </w:r>
      <w:r w:rsidRPr="003514D3">
        <w:rPr>
          <w:rFonts w:ascii="Arial" w:hAnsi="Arial" w:cs="Arial"/>
          <w:sz w:val="20"/>
          <w:szCs w:val="20"/>
        </w:rPr>
        <w:t xml:space="preserve"> and</w:t>
      </w:r>
      <w:r>
        <w:rPr>
          <w:rFonts w:ascii="Arial" w:hAnsi="Arial" w:cs="Arial"/>
          <w:sz w:val="20"/>
          <w:szCs w:val="20"/>
        </w:rPr>
        <w:t xml:space="preserve"> </w:t>
      </w:r>
      <w:r w:rsidRPr="003514D3">
        <w:rPr>
          <w:rFonts w:ascii="Arial" w:hAnsi="Arial" w:cs="Arial"/>
          <w:sz w:val="20"/>
          <w:szCs w:val="20"/>
        </w:rPr>
        <w:t>vpc (version 1.0.1)</w:t>
      </w:r>
      <w:r>
        <w:rPr>
          <w:rFonts w:ascii="Arial" w:hAnsi="Arial" w:cs="Arial"/>
          <w:sz w:val="20"/>
          <w:szCs w:val="20"/>
        </w:rPr>
        <w:fldChar w:fldCharType="begin"/>
      </w:r>
      <w:r w:rsidR="00E661BE">
        <w:rPr>
          <w:rFonts w:ascii="Arial" w:hAnsi="Arial" w:cs="Arial"/>
          <w:sz w:val="20"/>
          <w:szCs w:val="20"/>
        </w:rPr>
        <w:instrText xml:space="preserve"> ADDIN ZOTERO_ITEM CSL_CITATION {"citationID":"mweW54jN","properties":{"formattedCitation":"\\super 35\\nosupersub{}","plainCitation":"35","noteIndex":0},"citationItems":[{"id":344,"uris":["http://zotero.org/users/local/MK42wjil/items/VMCRBDKW"],"itemData":{"id":344,"type":"article-journal","title":"Keizer, R. J. \"R library to create visual predictive checks. The vpc package.\" (2019)."}}],"schema":"https://github.com/citation-style-language/schema/raw/master/csl-citation.json"} </w:instrText>
      </w:r>
      <w:r>
        <w:rPr>
          <w:rFonts w:ascii="Arial" w:hAnsi="Arial" w:cs="Arial"/>
          <w:sz w:val="20"/>
          <w:szCs w:val="20"/>
        </w:rPr>
        <w:fldChar w:fldCharType="separate"/>
      </w:r>
      <w:r w:rsidR="00E661BE" w:rsidRPr="00E661BE">
        <w:rPr>
          <w:rFonts w:ascii="Arial" w:hAnsi="Arial" w:cs="Arial"/>
          <w:sz w:val="20"/>
          <w:vertAlign w:val="superscript"/>
        </w:rPr>
        <w:t>35</w:t>
      </w:r>
      <w:r>
        <w:rPr>
          <w:rFonts w:ascii="Arial" w:hAnsi="Arial" w:cs="Arial"/>
          <w:sz w:val="20"/>
          <w:szCs w:val="20"/>
        </w:rPr>
        <w:fldChar w:fldCharType="end"/>
      </w:r>
      <w:r w:rsidRPr="003514D3">
        <w:rPr>
          <w:rFonts w:ascii="Arial" w:hAnsi="Arial" w:cs="Arial"/>
          <w:sz w:val="20"/>
          <w:szCs w:val="20"/>
        </w:rPr>
        <w:t xml:space="preserve"> packages were used for visual diagnostics. Nonparametric bootstrap and covariate modeling were performed with Perl-speaks-NONMEM (version 4.7.0)</w:t>
      </w:r>
      <w:r>
        <w:rPr>
          <w:rFonts w:ascii="Arial" w:hAnsi="Arial" w:cs="Arial"/>
          <w:sz w:val="20"/>
          <w:szCs w:val="20"/>
        </w:rPr>
        <w:fldChar w:fldCharType="begin"/>
      </w:r>
      <w:r w:rsidR="00E661BE">
        <w:rPr>
          <w:rFonts w:ascii="Arial" w:hAnsi="Arial" w:cs="Arial"/>
          <w:sz w:val="20"/>
          <w:szCs w:val="20"/>
        </w:rPr>
        <w:instrText xml:space="preserve"> ADDIN ZOTERO_ITEM CSL_CITATION {"citationID":"gcc5qGis","properties":{"formattedCitation":"\\super 36\\nosupersub{}","plainCitation":"36","noteIndex":0},"citationItems":[{"id":345,"uris":["http://zotero.org/users/local/MK42wjil/items/PDFIAI3L"],"itemData":{"id":345,"type":"article-journal","title":"Lindbom, Lars, Jakob Ribbing, and E. Niclas Jonsson. \"Perl-speaks-NONMEM (PsN)—a Perl module for NONMEM related programming.\" Computer methods and programs in biomedicine 75.2 (2004): 85-94."}}],"schema":"https://github.com/citation-style-language/schema/raw/master/csl-citation.json"} </w:instrText>
      </w:r>
      <w:r>
        <w:rPr>
          <w:rFonts w:ascii="Arial" w:hAnsi="Arial" w:cs="Arial"/>
          <w:sz w:val="20"/>
          <w:szCs w:val="20"/>
        </w:rPr>
        <w:fldChar w:fldCharType="separate"/>
      </w:r>
      <w:r w:rsidR="00E661BE" w:rsidRPr="00E661BE">
        <w:rPr>
          <w:rFonts w:ascii="Arial" w:hAnsi="Arial" w:cs="Arial"/>
          <w:sz w:val="20"/>
          <w:vertAlign w:val="superscript"/>
        </w:rPr>
        <w:t>36</w:t>
      </w:r>
      <w:r>
        <w:rPr>
          <w:rFonts w:ascii="Arial" w:hAnsi="Arial" w:cs="Arial"/>
          <w:sz w:val="20"/>
          <w:szCs w:val="20"/>
        </w:rPr>
        <w:fldChar w:fldCharType="end"/>
      </w:r>
      <w:r w:rsidRPr="003514D3">
        <w:rPr>
          <w:rFonts w:ascii="Arial" w:hAnsi="Arial" w:cs="Arial"/>
          <w:sz w:val="20"/>
          <w:szCs w:val="20"/>
        </w:rPr>
        <w:t>.</w:t>
      </w:r>
    </w:p>
    <w:p w14:paraId="60026381" w14:textId="77777777" w:rsidR="00783F2F" w:rsidRDefault="00783F2F" w:rsidP="00523EE0">
      <w:pPr>
        <w:spacing w:line="480" w:lineRule="auto"/>
        <w:rPr>
          <w:rFonts w:ascii="Arial" w:hAnsi="Arial" w:cs="Arial"/>
          <w:sz w:val="20"/>
          <w:szCs w:val="20"/>
        </w:rPr>
      </w:pPr>
    </w:p>
    <w:p w14:paraId="6126351A" w14:textId="4568C961" w:rsidR="00523EE0" w:rsidRDefault="00523EE0" w:rsidP="00523EE0">
      <w:pPr>
        <w:spacing w:line="480" w:lineRule="auto"/>
        <w:rPr>
          <w:rFonts w:ascii="Arial" w:hAnsi="Arial" w:cs="Arial"/>
          <w:sz w:val="20"/>
          <w:szCs w:val="20"/>
        </w:rPr>
      </w:pPr>
      <w:r>
        <w:rPr>
          <w:rFonts w:ascii="Arial" w:hAnsi="Arial" w:cs="Arial"/>
          <w:sz w:val="20"/>
          <w:szCs w:val="20"/>
        </w:rPr>
        <w:t>For the 93 participants missing PK sampling in the safety population and 67 participants missing PK sampling in the microbiologically eligible population receiving rifapentine, their AUC</w:t>
      </w:r>
      <w:r>
        <w:rPr>
          <w:rFonts w:ascii="Arial" w:hAnsi="Arial" w:cs="Arial"/>
          <w:sz w:val="20"/>
          <w:szCs w:val="20"/>
          <w:vertAlign w:val="subscript"/>
        </w:rPr>
        <w:t>0-24,ss</w:t>
      </w:r>
      <w:r>
        <w:rPr>
          <w:rFonts w:ascii="Arial" w:hAnsi="Arial" w:cs="Arial"/>
          <w:sz w:val="20"/>
          <w:szCs w:val="20"/>
        </w:rPr>
        <w:t xml:space="preserve"> and C</w:t>
      </w:r>
      <w:r>
        <w:rPr>
          <w:rFonts w:ascii="Arial" w:hAnsi="Arial" w:cs="Arial"/>
          <w:sz w:val="20"/>
          <w:szCs w:val="20"/>
          <w:vertAlign w:val="subscript"/>
        </w:rPr>
        <w:t>max</w:t>
      </w:r>
      <w:r>
        <w:rPr>
          <w:rFonts w:ascii="Arial" w:hAnsi="Arial" w:cs="Arial"/>
          <w:sz w:val="20"/>
          <w:szCs w:val="20"/>
        </w:rPr>
        <w:t xml:space="preserve"> were imputed as 50</w:t>
      </w:r>
      <w:r w:rsidRPr="00523EE0">
        <w:rPr>
          <w:rFonts w:ascii="Arial" w:hAnsi="Arial" w:cs="Arial"/>
          <w:sz w:val="20"/>
          <w:szCs w:val="20"/>
          <w:vertAlign w:val="superscript"/>
        </w:rPr>
        <w:t>th</w:t>
      </w:r>
      <w:r>
        <w:rPr>
          <w:rFonts w:ascii="Arial" w:hAnsi="Arial" w:cs="Arial"/>
          <w:sz w:val="20"/>
          <w:szCs w:val="20"/>
        </w:rPr>
        <w:t xml:space="preserve"> to 95</w:t>
      </w:r>
      <w:r w:rsidRPr="00523EE0">
        <w:rPr>
          <w:rFonts w:ascii="Arial" w:hAnsi="Arial" w:cs="Arial"/>
          <w:sz w:val="20"/>
          <w:szCs w:val="20"/>
          <w:vertAlign w:val="superscript"/>
        </w:rPr>
        <w:t>th</w:t>
      </w:r>
      <w:r>
        <w:rPr>
          <w:rFonts w:ascii="Arial" w:hAnsi="Arial" w:cs="Arial"/>
          <w:sz w:val="20"/>
          <w:szCs w:val="20"/>
        </w:rPr>
        <w:t xml:space="preserve"> percentile values. Then logistic regressions were performed on all participants to determine how high AUC</w:t>
      </w:r>
      <w:r>
        <w:rPr>
          <w:rFonts w:ascii="Arial" w:hAnsi="Arial" w:cs="Arial"/>
          <w:sz w:val="20"/>
          <w:szCs w:val="20"/>
          <w:vertAlign w:val="subscript"/>
        </w:rPr>
        <w:t>0-24,ss</w:t>
      </w:r>
      <w:r>
        <w:rPr>
          <w:rFonts w:ascii="Arial" w:hAnsi="Arial" w:cs="Arial"/>
          <w:sz w:val="20"/>
          <w:szCs w:val="20"/>
        </w:rPr>
        <w:t xml:space="preserve"> and C</w:t>
      </w:r>
      <w:r>
        <w:rPr>
          <w:rFonts w:ascii="Arial" w:hAnsi="Arial" w:cs="Arial"/>
          <w:sz w:val="20"/>
          <w:szCs w:val="20"/>
          <w:vertAlign w:val="subscript"/>
        </w:rPr>
        <w:t>max</w:t>
      </w:r>
      <w:r>
        <w:rPr>
          <w:rFonts w:ascii="Arial" w:hAnsi="Arial" w:cs="Arial"/>
          <w:sz w:val="20"/>
          <w:szCs w:val="20"/>
        </w:rPr>
        <w:t xml:space="preserve"> needs to be for the participants missing PK sampling to observe statistically significant exposure-safety relationships.</w:t>
      </w:r>
      <w:r w:rsidR="00E33E3A">
        <w:rPr>
          <w:rFonts w:ascii="Arial" w:hAnsi="Arial" w:cs="Arial"/>
          <w:sz w:val="20"/>
          <w:szCs w:val="20"/>
        </w:rPr>
        <w:t xml:space="preserve"> This post-hoc analysis was performed on any grade 3 or higher adverse events in the safety population and premature discontinuation of assigned regimen due to any reason in the microbiologically eligible population, the two safety outcomes more likely to occur in participants missing PK sampling.</w:t>
      </w:r>
    </w:p>
    <w:p w14:paraId="6830F512" w14:textId="77777777" w:rsidR="00523EE0" w:rsidRDefault="00523EE0" w:rsidP="00523EE0">
      <w:pPr>
        <w:spacing w:line="480" w:lineRule="auto"/>
        <w:rPr>
          <w:rFonts w:ascii="Arial" w:hAnsi="Arial" w:cs="Arial"/>
          <w:sz w:val="20"/>
          <w:szCs w:val="20"/>
        </w:rPr>
      </w:pPr>
    </w:p>
    <w:p w14:paraId="72038A41" w14:textId="77777777" w:rsidR="00523EE0" w:rsidRPr="00523EE0" w:rsidRDefault="00523EE0" w:rsidP="00523EE0">
      <w:pPr>
        <w:spacing w:line="480" w:lineRule="auto"/>
        <w:rPr>
          <w:rFonts w:ascii="Arial" w:hAnsi="Arial" w:cs="Arial"/>
          <w:b/>
          <w:bCs/>
        </w:rPr>
      </w:pPr>
      <w:r w:rsidRPr="00523EE0">
        <w:rPr>
          <w:rFonts w:ascii="Arial" w:hAnsi="Arial" w:cs="Arial"/>
          <w:b/>
          <w:bCs/>
        </w:rPr>
        <w:t>Supplemental Results</w:t>
      </w:r>
    </w:p>
    <w:p w14:paraId="6340EFC7" w14:textId="122ACE2F" w:rsidR="00A3521E" w:rsidRPr="00AB3E06" w:rsidRDefault="00523EE0" w:rsidP="00523EE0">
      <w:pPr>
        <w:spacing w:line="480" w:lineRule="auto"/>
        <w:rPr>
          <w:rFonts w:ascii="Arial" w:hAnsi="Arial" w:cs="Arial"/>
          <w:sz w:val="20"/>
          <w:szCs w:val="20"/>
        </w:rPr>
      </w:pPr>
      <w:r>
        <w:rPr>
          <w:rFonts w:ascii="Arial" w:hAnsi="Arial" w:cs="Arial"/>
          <w:sz w:val="20"/>
          <w:szCs w:val="20"/>
        </w:rPr>
        <w:t>For</w:t>
      </w:r>
      <w:r w:rsidR="00E33E3A">
        <w:rPr>
          <w:rFonts w:ascii="Arial" w:hAnsi="Arial" w:cs="Arial"/>
          <w:sz w:val="20"/>
          <w:szCs w:val="20"/>
        </w:rPr>
        <w:t xml:space="preserve"> any grade 3 or higher adverse events in the safety population, even if all 93 participants with missing PK had the 95</w:t>
      </w:r>
      <w:r w:rsidR="00E33E3A" w:rsidRPr="00E33E3A">
        <w:rPr>
          <w:rFonts w:ascii="Arial" w:hAnsi="Arial" w:cs="Arial"/>
          <w:sz w:val="20"/>
          <w:szCs w:val="20"/>
          <w:vertAlign w:val="superscript"/>
        </w:rPr>
        <w:t>th</w:t>
      </w:r>
      <w:r w:rsidR="00E33E3A">
        <w:rPr>
          <w:rFonts w:ascii="Arial" w:hAnsi="Arial" w:cs="Arial"/>
          <w:sz w:val="20"/>
          <w:szCs w:val="20"/>
        </w:rPr>
        <w:t xml:space="preserve"> percentile AUC</w:t>
      </w:r>
      <w:r w:rsidR="00E33E3A">
        <w:rPr>
          <w:rFonts w:ascii="Arial" w:hAnsi="Arial" w:cs="Arial"/>
          <w:sz w:val="20"/>
          <w:szCs w:val="20"/>
          <w:vertAlign w:val="subscript"/>
        </w:rPr>
        <w:t>0-24,ss</w:t>
      </w:r>
      <w:r w:rsidR="00E33E3A">
        <w:rPr>
          <w:rFonts w:ascii="Arial" w:hAnsi="Arial" w:cs="Arial"/>
          <w:sz w:val="20"/>
          <w:szCs w:val="20"/>
        </w:rPr>
        <w:t xml:space="preserve"> (</w:t>
      </w:r>
      <w:r w:rsidR="00AB3E06">
        <w:rPr>
          <w:rFonts w:ascii="Arial" w:hAnsi="Arial" w:cs="Arial"/>
          <w:sz w:val="20"/>
          <w:szCs w:val="20"/>
        </w:rPr>
        <w:t>901 µg∙h/mL), higher rifapentine AUC</w:t>
      </w:r>
      <w:r w:rsidR="00AB3E06">
        <w:rPr>
          <w:rFonts w:ascii="Arial" w:hAnsi="Arial" w:cs="Arial"/>
          <w:sz w:val="20"/>
          <w:szCs w:val="20"/>
          <w:vertAlign w:val="subscript"/>
        </w:rPr>
        <w:t>0-24,ss</w:t>
      </w:r>
      <w:r w:rsidR="00AB3E06">
        <w:rPr>
          <w:rFonts w:ascii="Arial" w:hAnsi="Arial" w:cs="Arial"/>
          <w:sz w:val="20"/>
          <w:szCs w:val="20"/>
        </w:rPr>
        <w:t xml:space="preserve"> were not associated with higher incidence of any grade 3 or higher adverse events. </w:t>
      </w:r>
      <w:r w:rsidR="00E33E3A">
        <w:rPr>
          <w:rFonts w:ascii="Arial" w:hAnsi="Arial" w:cs="Arial"/>
          <w:sz w:val="20"/>
          <w:szCs w:val="20"/>
        </w:rPr>
        <w:t>For premature discontinuation of assigned regimen due to any reason in the microbiologically eligible population, a statistically significant relationship</w:t>
      </w:r>
      <w:r w:rsidR="00AB3E06">
        <w:rPr>
          <w:rFonts w:ascii="Arial" w:hAnsi="Arial" w:cs="Arial"/>
          <w:sz w:val="20"/>
          <w:szCs w:val="20"/>
        </w:rPr>
        <w:t xml:space="preserve"> (P&lt;0.05)</w:t>
      </w:r>
      <w:r w:rsidR="00E33E3A">
        <w:rPr>
          <w:rFonts w:ascii="Arial" w:hAnsi="Arial" w:cs="Arial"/>
          <w:sz w:val="20"/>
          <w:szCs w:val="20"/>
        </w:rPr>
        <w:t xml:space="preserve"> is observed if all 67 participants with missing PK had 73</w:t>
      </w:r>
      <w:r w:rsidR="00E33E3A" w:rsidRPr="00E33E3A">
        <w:rPr>
          <w:rFonts w:ascii="Arial" w:hAnsi="Arial" w:cs="Arial"/>
          <w:sz w:val="20"/>
          <w:szCs w:val="20"/>
          <w:vertAlign w:val="superscript"/>
        </w:rPr>
        <w:t>rd</w:t>
      </w:r>
      <w:r w:rsidR="00E33E3A">
        <w:rPr>
          <w:rFonts w:ascii="Arial" w:hAnsi="Arial" w:cs="Arial"/>
          <w:sz w:val="20"/>
          <w:szCs w:val="20"/>
        </w:rPr>
        <w:t xml:space="preserve"> percentile AUC</w:t>
      </w:r>
      <w:r w:rsidR="00E33E3A">
        <w:rPr>
          <w:rFonts w:ascii="Arial" w:hAnsi="Arial" w:cs="Arial"/>
          <w:sz w:val="20"/>
          <w:szCs w:val="20"/>
          <w:vertAlign w:val="subscript"/>
        </w:rPr>
        <w:t>0-24,ss</w:t>
      </w:r>
      <w:r w:rsidR="00E33E3A">
        <w:rPr>
          <w:rFonts w:ascii="Arial" w:hAnsi="Arial" w:cs="Arial"/>
          <w:sz w:val="20"/>
          <w:szCs w:val="20"/>
        </w:rPr>
        <w:t xml:space="preserve"> (656 µg∙h/mL)</w:t>
      </w:r>
      <w:r w:rsidR="00AB3E06">
        <w:rPr>
          <w:rFonts w:ascii="Arial" w:hAnsi="Arial" w:cs="Arial"/>
          <w:sz w:val="20"/>
          <w:szCs w:val="20"/>
        </w:rPr>
        <w:t>.</w:t>
      </w:r>
      <w:r w:rsidR="00A3521E">
        <w:rPr>
          <w:rFonts w:ascii="Arial" w:hAnsi="Arial" w:cs="Arial"/>
          <w:b/>
          <w:bCs/>
          <w:sz w:val="32"/>
          <w:szCs w:val="32"/>
        </w:rPr>
        <w:br w:type="page"/>
      </w:r>
    </w:p>
    <w:p w14:paraId="513ACDB3" w14:textId="10E0FC66" w:rsidR="001B48A4" w:rsidRPr="00F473E0" w:rsidRDefault="00665F98" w:rsidP="00DE288D">
      <w:pPr>
        <w:tabs>
          <w:tab w:val="left" w:pos="1211"/>
        </w:tabs>
        <w:spacing w:line="480" w:lineRule="auto"/>
        <w:rPr>
          <w:rFonts w:ascii="Arial" w:hAnsi="Arial" w:cs="Arial"/>
          <w:b/>
          <w:bCs/>
          <w:sz w:val="32"/>
          <w:szCs w:val="32"/>
        </w:rPr>
      </w:pPr>
      <w:r>
        <w:rPr>
          <w:rFonts w:ascii="Arial" w:hAnsi="Arial" w:cs="Arial"/>
          <w:b/>
          <w:bCs/>
          <w:sz w:val="20"/>
          <w:szCs w:val="20"/>
        </w:rPr>
        <w:lastRenderedPageBreak/>
        <w:t xml:space="preserve">Supplemental </w:t>
      </w:r>
      <w:r w:rsidRPr="00ED43A3">
        <w:rPr>
          <w:rFonts w:ascii="Arial" w:hAnsi="Arial" w:cs="Arial"/>
          <w:b/>
          <w:bCs/>
          <w:sz w:val="20"/>
          <w:szCs w:val="20"/>
        </w:rPr>
        <w:t xml:space="preserve">Table 1. Summary of Pharmacokinetic, Demographic, Clinical, and Safety data. </w:t>
      </w:r>
      <w:r w:rsidRPr="00747222">
        <w:rPr>
          <w:rFonts w:ascii="Arial" w:hAnsi="Arial" w:cs="Arial"/>
          <w:sz w:val="20"/>
          <w:szCs w:val="20"/>
        </w:rPr>
        <w:t>Training and validation data split</w:t>
      </w:r>
      <w:r>
        <w:rPr>
          <w:rFonts w:ascii="Arial" w:hAnsi="Arial" w:cs="Arial"/>
          <w:sz w:val="20"/>
          <w:szCs w:val="20"/>
        </w:rPr>
        <w:t xml:space="preserve"> had similar characteristics.</w:t>
      </w:r>
      <w:r w:rsidRPr="00747222">
        <w:rPr>
          <w:rFonts w:ascii="Arial" w:hAnsi="Arial" w:cs="Arial"/>
          <w:sz w:val="20"/>
          <w:szCs w:val="20"/>
        </w:rPr>
        <w:t xml:space="preserve"> </w:t>
      </w:r>
      <w:r>
        <w:rPr>
          <w:rFonts w:ascii="Arial" w:hAnsi="Arial" w:cs="Arial"/>
          <w:sz w:val="20"/>
          <w:szCs w:val="20"/>
        </w:rPr>
        <w:t>*</w:t>
      </w:r>
      <w:r w:rsidRPr="00ED43A3">
        <w:rPr>
          <w:rFonts w:ascii="Arial" w:hAnsi="Arial" w:cs="Arial"/>
          <w:sz w:val="20"/>
          <w:szCs w:val="20"/>
        </w:rPr>
        <w:t>samples were measured for both rifapentine and 25-desacetyl rifapentine, sample numbers reflect both measurements.</w:t>
      </w:r>
      <w:r w:rsidRPr="00ED43A3">
        <w:rPr>
          <w:rFonts w:ascii="Arial" w:hAnsi="Arial" w:cs="Arial"/>
          <w:b/>
          <w:bCs/>
          <w:sz w:val="20"/>
          <w:szCs w:val="20"/>
        </w:rPr>
        <w:t xml:space="preserve"> </w:t>
      </w:r>
      <w:r w:rsidR="00622356" w:rsidRPr="00622356">
        <w:rPr>
          <w:rFonts w:ascii="Arial" w:eastAsia="Times New Roman" w:hAnsi="Arial" w:cs="Arial"/>
          <w:b/>
          <w:bCs/>
          <w:color w:val="000000"/>
          <w:sz w:val="20"/>
          <w:szCs w:val="20"/>
          <w:vertAlign w:val="superscript"/>
        </w:rPr>
        <w:t>†</w:t>
      </w:r>
      <w:r w:rsidR="00622356">
        <w:rPr>
          <w:rFonts w:ascii="Arial" w:eastAsia="Times New Roman" w:hAnsi="Arial" w:cs="Arial"/>
          <w:color w:val="000000"/>
          <w:sz w:val="20"/>
          <w:szCs w:val="20"/>
        </w:rPr>
        <w:t>12 participants are missing aggregate cavity size and disease extent, 3 participants are missing baseline smear grade.</w:t>
      </w:r>
      <w:r w:rsidR="00622356" w:rsidRPr="00622356">
        <w:rPr>
          <w:rFonts w:ascii="Arial" w:hAnsi="Arial" w:cs="Arial"/>
          <w:sz w:val="20"/>
          <w:szCs w:val="20"/>
        </w:rPr>
        <w:t xml:space="preserve"> </w:t>
      </w:r>
      <w:r w:rsidR="00B924B1" w:rsidRPr="00ED43A3">
        <w:rPr>
          <w:rFonts w:ascii="Arial" w:hAnsi="Arial" w:cs="Arial"/>
          <w:sz w:val="20"/>
          <w:szCs w:val="20"/>
        </w:rPr>
        <w:t>N</w:t>
      </w:r>
      <w:r w:rsidRPr="00ED43A3">
        <w:rPr>
          <w:rFonts w:ascii="Arial" w:hAnsi="Arial" w:cs="Arial"/>
          <w:sz w:val="20"/>
          <w:szCs w:val="20"/>
        </w:rPr>
        <w:t xml:space="preserve"> (%) given for categorical measures and me</w:t>
      </w:r>
      <w:r>
        <w:rPr>
          <w:rFonts w:ascii="Arial" w:hAnsi="Arial" w:cs="Arial"/>
          <w:sz w:val="20"/>
          <w:szCs w:val="20"/>
        </w:rPr>
        <w:t>di</w:t>
      </w:r>
      <w:r w:rsidRPr="00ED43A3">
        <w:rPr>
          <w:rFonts w:ascii="Arial" w:hAnsi="Arial" w:cs="Arial"/>
          <w:sz w:val="20"/>
          <w:szCs w:val="20"/>
        </w:rPr>
        <w:t>an (</w:t>
      </w:r>
      <w:r>
        <w:rPr>
          <w:rFonts w:ascii="Arial" w:hAnsi="Arial" w:cs="Arial"/>
          <w:sz w:val="20"/>
          <w:szCs w:val="20"/>
        </w:rPr>
        <w:t>95</w:t>
      </w:r>
      <w:r w:rsidRPr="009E407D">
        <w:rPr>
          <w:rFonts w:ascii="Arial" w:hAnsi="Arial" w:cs="Arial"/>
          <w:sz w:val="20"/>
          <w:szCs w:val="20"/>
          <w:vertAlign w:val="superscript"/>
        </w:rPr>
        <w:t>th</w:t>
      </w:r>
      <w:r>
        <w:rPr>
          <w:rFonts w:ascii="Arial" w:hAnsi="Arial" w:cs="Arial"/>
          <w:sz w:val="20"/>
          <w:szCs w:val="20"/>
        </w:rPr>
        <w:t xml:space="preserve"> percentiles</w:t>
      </w:r>
      <w:r w:rsidRPr="00ED43A3">
        <w:rPr>
          <w:rFonts w:ascii="Arial" w:hAnsi="Arial" w:cs="Arial"/>
          <w:sz w:val="20"/>
          <w:szCs w:val="20"/>
        </w:rPr>
        <w:t>) given for continuous measures.</w:t>
      </w:r>
    </w:p>
    <w:tbl>
      <w:tblPr>
        <w:tblStyle w:val="PlainTable5"/>
        <w:tblpPr w:leftFromText="180" w:rightFromText="180" w:vertAnchor="page" w:horzAnchor="margin" w:tblpY="3016"/>
        <w:tblW w:w="10764" w:type="dxa"/>
        <w:tblLayout w:type="fixed"/>
        <w:tblLook w:val="04A0" w:firstRow="1" w:lastRow="0" w:firstColumn="1" w:lastColumn="0" w:noHBand="0" w:noVBand="1"/>
      </w:tblPr>
      <w:tblGrid>
        <w:gridCol w:w="2904"/>
        <w:gridCol w:w="1965"/>
        <w:gridCol w:w="1965"/>
        <w:gridCol w:w="1965"/>
        <w:gridCol w:w="1965"/>
      </w:tblGrid>
      <w:tr w:rsidR="00BE7347" w:rsidRPr="00BE7347" w14:paraId="2DD04402" w14:textId="77777777" w:rsidTr="00BE7347">
        <w:trPr>
          <w:cnfStyle w:val="100000000000" w:firstRow="1" w:lastRow="0" w:firstColumn="0" w:lastColumn="0" w:oddVBand="0" w:evenVBand="0" w:oddHBand="0" w:evenHBand="0" w:firstRowFirstColumn="0" w:firstRowLastColumn="0" w:lastRowFirstColumn="0" w:lastRowLastColumn="0"/>
          <w:trHeight w:val="70"/>
        </w:trPr>
        <w:tc>
          <w:tcPr>
            <w:cnfStyle w:val="001000000100" w:firstRow="0" w:lastRow="0" w:firstColumn="1" w:lastColumn="0" w:oddVBand="0" w:evenVBand="0" w:oddHBand="0" w:evenHBand="0" w:firstRowFirstColumn="1" w:firstRowLastColumn="0" w:lastRowFirstColumn="0" w:lastRowLastColumn="0"/>
            <w:tcW w:w="2904" w:type="dxa"/>
            <w:noWrap/>
            <w:hideMark/>
          </w:tcPr>
          <w:p w14:paraId="053BF7DC" w14:textId="77777777" w:rsidR="00BE7347" w:rsidRPr="00BE7347" w:rsidRDefault="00BE7347" w:rsidP="00BE7347">
            <w:pPr>
              <w:rPr>
                <w:rFonts w:ascii="Arial" w:eastAsia="Times New Roman" w:hAnsi="Arial" w:cs="Arial"/>
                <w:color w:val="000000"/>
                <w:sz w:val="16"/>
                <w:szCs w:val="16"/>
              </w:rPr>
            </w:pPr>
            <w:r w:rsidRPr="00BE7347">
              <w:rPr>
                <w:rFonts w:ascii="Arial" w:eastAsia="Times New Roman" w:hAnsi="Arial" w:cs="Arial"/>
                <w:color w:val="000000"/>
                <w:sz w:val="16"/>
                <w:szCs w:val="16"/>
              </w:rPr>
              <w:t> </w:t>
            </w:r>
          </w:p>
        </w:tc>
        <w:tc>
          <w:tcPr>
            <w:tcW w:w="1965" w:type="dxa"/>
            <w:vAlign w:val="bottom"/>
            <w:hideMark/>
          </w:tcPr>
          <w:p w14:paraId="68A06DBD" w14:textId="77777777" w:rsidR="00BE7347" w:rsidRPr="00BE7347" w:rsidRDefault="00BE7347" w:rsidP="00BE734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Training Dataset</w:t>
            </w:r>
          </w:p>
        </w:tc>
        <w:tc>
          <w:tcPr>
            <w:tcW w:w="1965" w:type="dxa"/>
            <w:vAlign w:val="bottom"/>
            <w:hideMark/>
          </w:tcPr>
          <w:p w14:paraId="6D9EDC0D" w14:textId="77777777" w:rsidR="00BE7347" w:rsidRPr="00BE7347" w:rsidRDefault="00BE7347" w:rsidP="00BE734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Validation Dataset</w:t>
            </w:r>
          </w:p>
        </w:tc>
        <w:tc>
          <w:tcPr>
            <w:tcW w:w="1965" w:type="dxa"/>
            <w:vAlign w:val="bottom"/>
          </w:tcPr>
          <w:p w14:paraId="026CCA40" w14:textId="77777777" w:rsidR="00BE7347" w:rsidRPr="00BE7347" w:rsidRDefault="00BE7347" w:rsidP="00BE734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rPr>
            </w:pPr>
            <w:r w:rsidRPr="00BE7347">
              <w:rPr>
                <w:rFonts w:ascii="Arial" w:eastAsia="Times New Roman" w:hAnsi="Arial" w:cs="Arial"/>
                <w:b/>
                <w:bCs/>
                <w:i w:val="0"/>
                <w:iCs w:val="0"/>
                <w:color w:val="000000"/>
                <w:sz w:val="16"/>
                <w:szCs w:val="16"/>
              </w:rPr>
              <w:t>Validation Dataset 2</w:t>
            </w:r>
          </w:p>
        </w:tc>
        <w:tc>
          <w:tcPr>
            <w:tcW w:w="1965" w:type="dxa"/>
            <w:noWrap/>
            <w:vAlign w:val="bottom"/>
            <w:hideMark/>
          </w:tcPr>
          <w:p w14:paraId="22979F8A" w14:textId="77777777" w:rsidR="00BE7347" w:rsidRPr="00BE7347" w:rsidRDefault="00BE7347" w:rsidP="00BE734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Total</w:t>
            </w:r>
          </w:p>
        </w:tc>
      </w:tr>
      <w:tr w:rsidR="00BE7347" w:rsidRPr="00BE7347" w14:paraId="5D8CF858"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tcBorders>
              <w:top w:val="single" w:sz="4" w:space="0" w:color="7F7F7F" w:themeColor="text1" w:themeTint="80"/>
            </w:tcBorders>
            <w:shd w:val="clear" w:color="auto" w:fill="F2F2F2" w:themeFill="background1" w:themeFillShade="F2"/>
            <w:noWrap/>
            <w:vAlign w:val="center"/>
          </w:tcPr>
          <w:p w14:paraId="29CDC729"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PHARMACOKINETIC SAMPLING*</w:t>
            </w:r>
          </w:p>
        </w:tc>
        <w:tc>
          <w:tcPr>
            <w:tcW w:w="1965" w:type="dxa"/>
            <w:tcBorders>
              <w:top w:val="single" w:sz="4" w:space="0" w:color="7F7F7F" w:themeColor="text1" w:themeTint="80"/>
            </w:tcBorders>
            <w:noWrap/>
            <w:vAlign w:val="center"/>
          </w:tcPr>
          <w:p w14:paraId="565E3FD8"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c>
          <w:tcPr>
            <w:tcW w:w="1965" w:type="dxa"/>
            <w:tcBorders>
              <w:top w:val="single" w:sz="4" w:space="0" w:color="7F7F7F" w:themeColor="text1" w:themeTint="80"/>
            </w:tcBorders>
            <w:noWrap/>
            <w:vAlign w:val="center"/>
          </w:tcPr>
          <w:p w14:paraId="78C41409"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c>
          <w:tcPr>
            <w:tcW w:w="1965" w:type="dxa"/>
            <w:tcBorders>
              <w:top w:val="single" w:sz="4" w:space="0" w:color="7F7F7F" w:themeColor="text1" w:themeTint="80"/>
            </w:tcBorders>
            <w:vAlign w:val="center"/>
          </w:tcPr>
          <w:p w14:paraId="1541A3EB"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c>
          <w:tcPr>
            <w:tcW w:w="1965" w:type="dxa"/>
            <w:tcBorders>
              <w:top w:val="single" w:sz="4" w:space="0" w:color="7F7F7F" w:themeColor="text1" w:themeTint="80"/>
            </w:tcBorders>
            <w:noWrap/>
            <w:vAlign w:val="center"/>
          </w:tcPr>
          <w:p w14:paraId="123A3196"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r>
      <w:tr w:rsidR="00BE7347" w:rsidRPr="00BE7347" w14:paraId="0982C523"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tcPr>
          <w:p w14:paraId="0420324C" w14:textId="77777777" w:rsidR="00BE7347" w:rsidRPr="00BE7347" w:rsidRDefault="00BE7347" w:rsidP="00BE7347">
            <w:pPr>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Total Patients</w:t>
            </w:r>
          </w:p>
        </w:tc>
        <w:tc>
          <w:tcPr>
            <w:tcW w:w="1965" w:type="dxa"/>
            <w:noWrap/>
            <w:vAlign w:val="center"/>
          </w:tcPr>
          <w:p w14:paraId="6236376B"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N=1053</w:t>
            </w:r>
          </w:p>
        </w:tc>
        <w:tc>
          <w:tcPr>
            <w:tcW w:w="1965" w:type="dxa"/>
            <w:noWrap/>
            <w:vAlign w:val="center"/>
          </w:tcPr>
          <w:p w14:paraId="54F8EB59"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N=462</w:t>
            </w:r>
          </w:p>
        </w:tc>
        <w:tc>
          <w:tcPr>
            <w:tcW w:w="1965" w:type="dxa"/>
            <w:vAlign w:val="center"/>
          </w:tcPr>
          <w:p w14:paraId="6C698940"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N=65</w:t>
            </w:r>
          </w:p>
        </w:tc>
        <w:tc>
          <w:tcPr>
            <w:tcW w:w="1965" w:type="dxa"/>
            <w:noWrap/>
            <w:vAlign w:val="center"/>
          </w:tcPr>
          <w:p w14:paraId="27C346E0"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N=1580</w:t>
            </w:r>
          </w:p>
        </w:tc>
      </w:tr>
      <w:tr w:rsidR="00BE7347" w:rsidRPr="00BE7347" w14:paraId="413D156D"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tcPr>
          <w:p w14:paraId="78D1874F" w14:textId="77777777" w:rsidR="00BE7347" w:rsidRPr="00BE7347" w:rsidRDefault="00BE7347" w:rsidP="00BE7347">
            <w:pPr>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Intensive Sampling Patients</w:t>
            </w:r>
          </w:p>
        </w:tc>
        <w:tc>
          <w:tcPr>
            <w:tcW w:w="1965" w:type="dxa"/>
            <w:noWrap/>
            <w:vAlign w:val="center"/>
          </w:tcPr>
          <w:p w14:paraId="1940D95D"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N=35 (624 samples)</w:t>
            </w:r>
          </w:p>
        </w:tc>
        <w:tc>
          <w:tcPr>
            <w:tcW w:w="1965" w:type="dxa"/>
            <w:noWrap/>
            <w:vAlign w:val="center"/>
          </w:tcPr>
          <w:p w14:paraId="67DF7B68"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N=18 (324 samples)</w:t>
            </w:r>
          </w:p>
        </w:tc>
        <w:tc>
          <w:tcPr>
            <w:tcW w:w="1965" w:type="dxa"/>
            <w:vAlign w:val="center"/>
          </w:tcPr>
          <w:p w14:paraId="038E2E96"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N=0 (0 samples)</w:t>
            </w:r>
          </w:p>
        </w:tc>
        <w:tc>
          <w:tcPr>
            <w:tcW w:w="1965" w:type="dxa"/>
            <w:noWrap/>
            <w:vAlign w:val="center"/>
          </w:tcPr>
          <w:p w14:paraId="009DCFE4"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N=53 (944 samples)</w:t>
            </w:r>
          </w:p>
        </w:tc>
      </w:tr>
      <w:tr w:rsidR="00BE7347" w:rsidRPr="00BE7347" w14:paraId="35F7F8B0"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tcPr>
          <w:p w14:paraId="5F6BC7E5" w14:textId="77777777" w:rsidR="00BE7347" w:rsidRPr="00BE7347" w:rsidRDefault="00BE7347" w:rsidP="00BE7347">
            <w:pPr>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Sparse Sampling Patients</w:t>
            </w:r>
          </w:p>
        </w:tc>
        <w:tc>
          <w:tcPr>
            <w:tcW w:w="1965" w:type="dxa"/>
            <w:noWrap/>
            <w:vAlign w:val="center"/>
          </w:tcPr>
          <w:p w14:paraId="44E08491"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N=1018 (6094 samples)</w:t>
            </w:r>
          </w:p>
        </w:tc>
        <w:tc>
          <w:tcPr>
            <w:tcW w:w="1965" w:type="dxa"/>
            <w:noWrap/>
            <w:vAlign w:val="center"/>
          </w:tcPr>
          <w:p w14:paraId="744A897C"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N=444 (2670 samples)</w:t>
            </w:r>
          </w:p>
        </w:tc>
        <w:tc>
          <w:tcPr>
            <w:tcW w:w="1965" w:type="dxa"/>
            <w:vAlign w:val="center"/>
          </w:tcPr>
          <w:p w14:paraId="6A895FF1"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N=65 (390 samples)</w:t>
            </w:r>
          </w:p>
        </w:tc>
        <w:tc>
          <w:tcPr>
            <w:tcW w:w="1965" w:type="dxa"/>
            <w:noWrap/>
            <w:vAlign w:val="center"/>
          </w:tcPr>
          <w:p w14:paraId="3332912B"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N=1527 (9112 samples)</w:t>
            </w:r>
          </w:p>
        </w:tc>
      </w:tr>
      <w:tr w:rsidR="00BE7347" w:rsidRPr="00BE7347" w14:paraId="797C2BF8"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tcPr>
          <w:p w14:paraId="050C3828" w14:textId="77777777" w:rsidR="00BE7347" w:rsidRPr="00BE7347" w:rsidRDefault="00BE7347" w:rsidP="00BE7347">
            <w:pPr>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Below Limit of Quantification</w:t>
            </w:r>
          </w:p>
        </w:tc>
        <w:tc>
          <w:tcPr>
            <w:tcW w:w="1965" w:type="dxa"/>
            <w:noWrap/>
            <w:vAlign w:val="center"/>
          </w:tcPr>
          <w:p w14:paraId="40D2FD32"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16 samples</w:t>
            </w:r>
          </w:p>
        </w:tc>
        <w:tc>
          <w:tcPr>
            <w:tcW w:w="1965" w:type="dxa"/>
            <w:noWrap/>
            <w:vAlign w:val="center"/>
          </w:tcPr>
          <w:p w14:paraId="79483683"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8 samples</w:t>
            </w:r>
          </w:p>
        </w:tc>
        <w:tc>
          <w:tcPr>
            <w:tcW w:w="1965" w:type="dxa"/>
            <w:vAlign w:val="center"/>
          </w:tcPr>
          <w:p w14:paraId="62602724"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0 samples</w:t>
            </w:r>
          </w:p>
        </w:tc>
        <w:tc>
          <w:tcPr>
            <w:tcW w:w="1965" w:type="dxa"/>
            <w:noWrap/>
            <w:vAlign w:val="center"/>
          </w:tcPr>
          <w:p w14:paraId="1DCA6B1E"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24 samples</w:t>
            </w:r>
          </w:p>
        </w:tc>
      </w:tr>
      <w:tr w:rsidR="00BE7347" w:rsidRPr="00BE7347" w14:paraId="125608D3"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tcPr>
          <w:p w14:paraId="2BAFD3A3" w14:textId="77777777" w:rsidR="00BE7347" w:rsidRPr="00BE7347" w:rsidRDefault="00BE7347" w:rsidP="00BE7347">
            <w:pPr>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Arm 2: 2HPZE/2HP</w:t>
            </w:r>
          </w:p>
        </w:tc>
        <w:tc>
          <w:tcPr>
            <w:tcW w:w="1965" w:type="dxa"/>
            <w:noWrap/>
            <w:vAlign w:val="center"/>
          </w:tcPr>
          <w:p w14:paraId="1356E883"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N=532 (50)</w:t>
            </w:r>
          </w:p>
        </w:tc>
        <w:tc>
          <w:tcPr>
            <w:tcW w:w="1965" w:type="dxa"/>
            <w:noWrap/>
            <w:vAlign w:val="center"/>
          </w:tcPr>
          <w:p w14:paraId="0822AA55"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N=220 (48)</w:t>
            </w:r>
          </w:p>
        </w:tc>
        <w:tc>
          <w:tcPr>
            <w:tcW w:w="1965" w:type="dxa"/>
            <w:vAlign w:val="center"/>
          </w:tcPr>
          <w:p w14:paraId="34ED2FF5"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N=34 (52)</w:t>
            </w:r>
          </w:p>
        </w:tc>
        <w:tc>
          <w:tcPr>
            <w:tcW w:w="1965" w:type="dxa"/>
            <w:noWrap/>
            <w:vAlign w:val="center"/>
          </w:tcPr>
          <w:p w14:paraId="0A55A2DF"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N=786 (50)</w:t>
            </w:r>
          </w:p>
        </w:tc>
      </w:tr>
      <w:tr w:rsidR="00BE7347" w:rsidRPr="00BE7347" w14:paraId="314751E8"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tcBorders>
              <w:bottom w:val="single" w:sz="4" w:space="0" w:color="auto"/>
            </w:tcBorders>
            <w:shd w:val="clear" w:color="auto" w:fill="F2F2F2" w:themeFill="background1" w:themeFillShade="F2"/>
            <w:noWrap/>
            <w:vAlign w:val="center"/>
          </w:tcPr>
          <w:p w14:paraId="099D48E5" w14:textId="77777777" w:rsidR="00BE7347" w:rsidRPr="00BE7347" w:rsidRDefault="00BE7347" w:rsidP="00BE7347">
            <w:pPr>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Arm 3: 2HPZM/2HPM</w:t>
            </w:r>
          </w:p>
        </w:tc>
        <w:tc>
          <w:tcPr>
            <w:tcW w:w="1965" w:type="dxa"/>
            <w:tcBorders>
              <w:bottom w:val="single" w:sz="4" w:space="0" w:color="auto"/>
            </w:tcBorders>
            <w:noWrap/>
            <w:vAlign w:val="center"/>
          </w:tcPr>
          <w:p w14:paraId="72021C2E"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N=521 (50)</w:t>
            </w:r>
          </w:p>
        </w:tc>
        <w:tc>
          <w:tcPr>
            <w:tcW w:w="1965" w:type="dxa"/>
            <w:tcBorders>
              <w:bottom w:val="single" w:sz="4" w:space="0" w:color="auto"/>
            </w:tcBorders>
            <w:noWrap/>
            <w:vAlign w:val="center"/>
          </w:tcPr>
          <w:p w14:paraId="56000A3E"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N=242 (52)</w:t>
            </w:r>
          </w:p>
        </w:tc>
        <w:tc>
          <w:tcPr>
            <w:tcW w:w="1965" w:type="dxa"/>
            <w:tcBorders>
              <w:bottom w:val="single" w:sz="4" w:space="0" w:color="auto"/>
            </w:tcBorders>
            <w:vAlign w:val="center"/>
          </w:tcPr>
          <w:p w14:paraId="5A95DE57"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N=31 (48)</w:t>
            </w:r>
          </w:p>
        </w:tc>
        <w:tc>
          <w:tcPr>
            <w:tcW w:w="1965" w:type="dxa"/>
            <w:tcBorders>
              <w:bottom w:val="single" w:sz="4" w:space="0" w:color="auto"/>
            </w:tcBorders>
            <w:noWrap/>
            <w:vAlign w:val="center"/>
          </w:tcPr>
          <w:p w14:paraId="427F8613"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N=794 (50)</w:t>
            </w:r>
          </w:p>
        </w:tc>
      </w:tr>
      <w:tr w:rsidR="00BE7347" w:rsidRPr="00BE7347" w14:paraId="730F3C37"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tcBorders>
              <w:top w:val="single" w:sz="4" w:space="0" w:color="auto"/>
            </w:tcBorders>
            <w:noWrap/>
            <w:vAlign w:val="center"/>
            <w:hideMark/>
          </w:tcPr>
          <w:p w14:paraId="181E044E"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DEMOGRAPHIC FACTORS</w:t>
            </w:r>
          </w:p>
        </w:tc>
        <w:tc>
          <w:tcPr>
            <w:tcW w:w="1965" w:type="dxa"/>
            <w:tcBorders>
              <w:top w:val="single" w:sz="4" w:space="0" w:color="auto"/>
            </w:tcBorders>
            <w:noWrap/>
            <w:vAlign w:val="center"/>
            <w:hideMark/>
          </w:tcPr>
          <w:p w14:paraId="5297E1B4"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tcBorders>
              <w:top w:val="single" w:sz="4" w:space="0" w:color="auto"/>
            </w:tcBorders>
            <w:noWrap/>
            <w:vAlign w:val="center"/>
            <w:hideMark/>
          </w:tcPr>
          <w:p w14:paraId="27BA872A"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tcBorders>
              <w:top w:val="single" w:sz="4" w:space="0" w:color="auto"/>
            </w:tcBorders>
            <w:vAlign w:val="center"/>
          </w:tcPr>
          <w:p w14:paraId="39E028C1"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tcBorders>
              <w:top w:val="single" w:sz="4" w:space="0" w:color="auto"/>
            </w:tcBorders>
            <w:noWrap/>
            <w:vAlign w:val="center"/>
          </w:tcPr>
          <w:p w14:paraId="67884D6D"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r>
      <w:tr w:rsidR="00BE7347" w:rsidRPr="00BE7347" w14:paraId="528DA67A"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2A860038"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Age [years] </w:t>
            </w:r>
          </w:p>
        </w:tc>
        <w:tc>
          <w:tcPr>
            <w:tcW w:w="1965" w:type="dxa"/>
            <w:noWrap/>
            <w:vAlign w:val="center"/>
            <w:hideMark/>
          </w:tcPr>
          <w:p w14:paraId="71C33018"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30 (17 – 60)</w:t>
            </w:r>
          </w:p>
        </w:tc>
        <w:tc>
          <w:tcPr>
            <w:tcW w:w="1965" w:type="dxa"/>
            <w:noWrap/>
            <w:vAlign w:val="center"/>
            <w:hideMark/>
          </w:tcPr>
          <w:p w14:paraId="6818FB0F"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31 (18 – 59)</w:t>
            </w:r>
          </w:p>
        </w:tc>
        <w:tc>
          <w:tcPr>
            <w:tcW w:w="1965" w:type="dxa"/>
            <w:vAlign w:val="center"/>
          </w:tcPr>
          <w:p w14:paraId="21644F7C"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35 (19 – 56)</w:t>
            </w:r>
          </w:p>
        </w:tc>
        <w:tc>
          <w:tcPr>
            <w:tcW w:w="1965" w:type="dxa"/>
            <w:noWrap/>
            <w:vAlign w:val="center"/>
          </w:tcPr>
          <w:p w14:paraId="204A0424"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DengXian" w:hAnsi="Arial" w:cs="Arial"/>
                <w:kern w:val="24"/>
                <w:sz w:val="16"/>
                <w:szCs w:val="16"/>
              </w:rPr>
              <w:t>31 (17-60)</w:t>
            </w:r>
          </w:p>
        </w:tc>
      </w:tr>
      <w:tr w:rsidR="00BE7347" w:rsidRPr="00BE7347" w14:paraId="45ADB76D"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1F388883"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Male Sex </w:t>
            </w:r>
          </w:p>
        </w:tc>
        <w:tc>
          <w:tcPr>
            <w:tcW w:w="1965" w:type="dxa"/>
            <w:noWrap/>
            <w:vAlign w:val="center"/>
            <w:hideMark/>
          </w:tcPr>
          <w:p w14:paraId="56D9DC89"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758 (72.0)</w:t>
            </w:r>
          </w:p>
        </w:tc>
        <w:tc>
          <w:tcPr>
            <w:tcW w:w="1965" w:type="dxa"/>
            <w:noWrap/>
            <w:vAlign w:val="center"/>
            <w:hideMark/>
          </w:tcPr>
          <w:p w14:paraId="7EEE5087"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321 (69)</w:t>
            </w:r>
          </w:p>
        </w:tc>
        <w:tc>
          <w:tcPr>
            <w:tcW w:w="1965" w:type="dxa"/>
            <w:vAlign w:val="center"/>
          </w:tcPr>
          <w:p w14:paraId="1794464E"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DengXian" w:hAnsi="Arial" w:cs="Arial"/>
                <w:color w:val="000000" w:themeColor="dark1"/>
                <w:kern w:val="24"/>
                <w:sz w:val="16"/>
                <w:szCs w:val="16"/>
              </w:rPr>
            </w:pPr>
            <w:r w:rsidRPr="00BE7347">
              <w:rPr>
                <w:rFonts w:ascii="Arial" w:eastAsia="Times New Roman" w:hAnsi="Arial" w:cs="Arial"/>
                <w:color w:val="000000"/>
                <w:sz w:val="16"/>
                <w:szCs w:val="16"/>
              </w:rPr>
              <w:t>46 (71)</w:t>
            </w:r>
          </w:p>
        </w:tc>
        <w:tc>
          <w:tcPr>
            <w:tcW w:w="1965" w:type="dxa"/>
            <w:noWrap/>
            <w:vAlign w:val="center"/>
          </w:tcPr>
          <w:p w14:paraId="2E59CA2C"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DengXian" w:hAnsi="Arial" w:cs="Arial"/>
                <w:color w:val="000000" w:themeColor="dark1"/>
                <w:kern w:val="24"/>
                <w:sz w:val="16"/>
                <w:szCs w:val="16"/>
              </w:rPr>
              <w:t>1125 (71)</w:t>
            </w:r>
          </w:p>
        </w:tc>
      </w:tr>
      <w:tr w:rsidR="00BE7347" w:rsidRPr="00BE7347" w14:paraId="2ECEAD50"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3462A857"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Height [cm] </w:t>
            </w:r>
          </w:p>
        </w:tc>
        <w:tc>
          <w:tcPr>
            <w:tcW w:w="1965" w:type="dxa"/>
            <w:noWrap/>
            <w:vAlign w:val="center"/>
            <w:hideMark/>
          </w:tcPr>
          <w:p w14:paraId="47E0DFFB"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167 (151 – 182)</w:t>
            </w:r>
          </w:p>
        </w:tc>
        <w:tc>
          <w:tcPr>
            <w:tcW w:w="1965" w:type="dxa"/>
            <w:noWrap/>
            <w:vAlign w:val="center"/>
            <w:hideMark/>
          </w:tcPr>
          <w:p w14:paraId="18FD79E0"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167 (150 – 183)</w:t>
            </w:r>
          </w:p>
        </w:tc>
        <w:tc>
          <w:tcPr>
            <w:tcW w:w="1965" w:type="dxa"/>
            <w:vAlign w:val="center"/>
          </w:tcPr>
          <w:p w14:paraId="4F394A1C"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167 (152 – 189)</w:t>
            </w:r>
          </w:p>
        </w:tc>
        <w:tc>
          <w:tcPr>
            <w:tcW w:w="1965" w:type="dxa"/>
            <w:noWrap/>
            <w:vAlign w:val="center"/>
          </w:tcPr>
          <w:p w14:paraId="63DCF5CD"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167 (151 – 182)</w:t>
            </w:r>
          </w:p>
        </w:tc>
      </w:tr>
      <w:tr w:rsidR="00BE7347" w:rsidRPr="00BE7347" w14:paraId="3360E0A8"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49DBA8DC"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Weight [kg] </w:t>
            </w:r>
          </w:p>
        </w:tc>
        <w:tc>
          <w:tcPr>
            <w:tcW w:w="1965" w:type="dxa"/>
            <w:noWrap/>
            <w:vAlign w:val="center"/>
            <w:hideMark/>
          </w:tcPr>
          <w:p w14:paraId="0AE9CEC0"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53 (41 - 76)</w:t>
            </w:r>
          </w:p>
        </w:tc>
        <w:tc>
          <w:tcPr>
            <w:tcW w:w="1965" w:type="dxa"/>
            <w:noWrap/>
            <w:vAlign w:val="center"/>
            <w:hideMark/>
          </w:tcPr>
          <w:p w14:paraId="46AD5286"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54 (41 – 75.4)</w:t>
            </w:r>
          </w:p>
        </w:tc>
        <w:tc>
          <w:tcPr>
            <w:tcW w:w="1965" w:type="dxa"/>
            <w:vAlign w:val="center"/>
          </w:tcPr>
          <w:p w14:paraId="0243B00E"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54 (42 – 85.4)</w:t>
            </w:r>
          </w:p>
        </w:tc>
        <w:tc>
          <w:tcPr>
            <w:tcW w:w="1965" w:type="dxa"/>
            <w:noWrap/>
            <w:vAlign w:val="center"/>
          </w:tcPr>
          <w:p w14:paraId="79C5C699"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53 (41 -76)</w:t>
            </w:r>
          </w:p>
        </w:tc>
      </w:tr>
      <w:tr w:rsidR="00BE7347" w:rsidRPr="00BE7347" w14:paraId="1996181A"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26976E5D"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BMI [kg/m2] </w:t>
            </w:r>
          </w:p>
        </w:tc>
        <w:tc>
          <w:tcPr>
            <w:tcW w:w="1965" w:type="dxa"/>
            <w:noWrap/>
            <w:vAlign w:val="center"/>
            <w:hideMark/>
          </w:tcPr>
          <w:p w14:paraId="1A71BDC1"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18.92 (14.87 – 27.73)</w:t>
            </w:r>
          </w:p>
        </w:tc>
        <w:tc>
          <w:tcPr>
            <w:tcW w:w="1965" w:type="dxa"/>
            <w:noWrap/>
            <w:vAlign w:val="center"/>
            <w:hideMark/>
          </w:tcPr>
          <w:p w14:paraId="18895208"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19.08 (15.58 – 27.58)</w:t>
            </w:r>
          </w:p>
        </w:tc>
        <w:tc>
          <w:tcPr>
            <w:tcW w:w="1965" w:type="dxa"/>
            <w:vAlign w:val="center"/>
          </w:tcPr>
          <w:p w14:paraId="671CCA3B"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19.05 (15.53 – 31.46)</w:t>
            </w:r>
          </w:p>
        </w:tc>
        <w:tc>
          <w:tcPr>
            <w:tcW w:w="1965" w:type="dxa"/>
            <w:noWrap/>
            <w:vAlign w:val="center"/>
          </w:tcPr>
          <w:p w14:paraId="568724A8"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19.00 (15.05 – 28.02)</w:t>
            </w:r>
          </w:p>
        </w:tc>
      </w:tr>
      <w:tr w:rsidR="00BE7347" w:rsidRPr="00BE7347" w14:paraId="012C1250"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2E275378"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Race </w:t>
            </w:r>
          </w:p>
        </w:tc>
        <w:tc>
          <w:tcPr>
            <w:tcW w:w="1965" w:type="dxa"/>
            <w:noWrap/>
            <w:vAlign w:val="center"/>
            <w:hideMark/>
          </w:tcPr>
          <w:p w14:paraId="35B9FB03"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noWrap/>
            <w:vAlign w:val="center"/>
            <w:hideMark/>
          </w:tcPr>
          <w:p w14:paraId="3ADF6274"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vAlign w:val="center"/>
          </w:tcPr>
          <w:p w14:paraId="26D0D71B"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noWrap/>
            <w:vAlign w:val="center"/>
          </w:tcPr>
          <w:p w14:paraId="34D8EDEB"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r>
      <w:tr w:rsidR="00BE7347" w:rsidRPr="00BE7347" w14:paraId="224D4C36"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12C7348C"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Black</w:t>
            </w:r>
          </w:p>
        </w:tc>
        <w:tc>
          <w:tcPr>
            <w:tcW w:w="1965" w:type="dxa"/>
            <w:noWrap/>
            <w:vAlign w:val="center"/>
            <w:hideMark/>
          </w:tcPr>
          <w:p w14:paraId="7F379C26"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758 (72)</w:t>
            </w:r>
          </w:p>
        </w:tc>
        <w:tc>
          <w:tcPr>
            <w:tcW w:w="1965" w:type="dxa"/>
            <w:noWrap/>
            <w:vAlign w:val="center"/>
            <w:hideMark/>
          </w:tcPr>
          <w:p w14:paraId="136E597A"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328 (71)</w:t>
            </w:r>
          </w:p>
        </w:tc>
        <w:tc>
          <w:tcPr>
            <w:tcW w:w="1965" w:type="dxa"/>
            <w:vAlign w:val="center"/>
          </w:tcPr>
          <w:p w14:paraId="0B6B5C57"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color w:val="000000" w:themeColor="dark1"/>
                <w:kern w:val="24"/>
                <w:sz w:val="16"/>
                <w:szCs w:val="16"/>
              </w:rPr>
            </w:pPr>
            <w:r w:rsidRPr="00BE7347">
              <w:rPr>
                <w:rFonts w:ascii="Arial" w:eastAsia="Times New Roman" w:hAnsi="Arial" w:cs="Arial"/>
                <w:color w:val="000000"/>
                <w:sz w:val="16"/>
                <w:szCs w:val="16"/>
              </w:rPr>
              <w:t>36 (55)</w:t>
            </w:r>
          </w:p>
        </w:tc>
        <w:tc>
          <w:tcPr>
            <w:tcW w:w="1965" w:type="dxa"/>
            <w:noWrap/>
            <w:vAlign w:val="center"/>
          </w:tcPr>
          <w:p w14:paraId="30C21FDE"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DengXian" w:hAnsi="Arial" w:cs="Arial"/>
                <w:color w:val="000000" w:themeColor="dark1"/>
                <w:kern w:val="24"/>
                <w:sz w:val="16"/>
                <w:szCs w:val="16"/>
              </w:rPr>
              <w:t>1122 (71)</w:t>
            </w:r>
          </w:p>
        </w:tc>
      </w:tr>
      <w:tr w:rsidR="00BE7347" w:rsidRPr="00BE7347" w14:paraId="1B830898"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tcPr>
          <w:p w14:paraId="0A716ED0"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Mixed/Multi-racial</w:t>
            </w:r>
          </w:p>
        </w:tc>
        <w:tc>
          <w:tcPr>
            <w:tcW w:w="1965" w:type="dxa"/>
            <w:noWrap/>
            <w:vAlign w:val="center"/>
          </w:tcPr>
          <w:p w14:paraId="3CB4E812"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160 (15)</w:t>
            </w:r>
          </w:p>
        </w:tc>
        <w:tc>
          <w:tcPr>
            <w:tcW w:w="1965" w:type="dxa"/>
            <w:noWrap/>
            <w:vAlign w:val="center"/>
          </w:tcPr>
          <w:p w14:paraId="0337D176"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73 (16)</w:t>
            </w:r>
          </w:p>
        </w:tc>
        <w:tc>
          <w:tcPr>
            <w:tcW w:w="1965" w:type="dxa"/>
            <w:vAlign w:val="center"/>
          </w:tcPr>
          <w:p w14:paraId="0F6B43F5"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DengXian" w:hAnsi="Arial" w:cs="Arial"/>
                <w:color w:val="000000" w:themeColor="dark1"/>
                <w:kern w:val="24"/>
                <w:sz w:val="16"/>
                <w:szCs w:val="16"/>
              </w:rPr>
            </w:pPr>
            <w:r w:rsidRPr="00BE7347">
              <w:rPr>
                <w:rFonts w:ascii="Arial" w:eastAsia="Times New Roman" w:hAnsi="Arial" w:cs="Arial"/>
                <w:color w:val="000000"/>
                <w:sz w:val="16"/>
                <w:szCs w:val="16"/>
              </w:rPr>
              <w:t>27 (42)</w:t>
            </w:r>
          </w:p>
        </w:tc>
        <w:tc>
          <w:tcPr>
            <w:tcW w:w="1965" w:type="dxa"/>
            <w:noWrap/>
            <w:vAlign w:val="center"/>
          </w:tcPr>
          <w:p w14:paraId="211AC84D"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DengXian" w:hAnsi="Arial" w:cs="Arial"/>
                <w:color w:val="000000" w:themeColor="dark1"/>
                <w:kern w:val="24"/>
                <w:sz w:val="16"/>
                <w:szCs w:val="16"/>
              </w:rPr>
              <w:t>260 (16)</w:t>
            </w:r>
          </w:p>
        </w:tc>
      </w:tr>
      <w:tr w:rsidR="00BE7347" w:rsidRPr="00BE7347" w14:paraId="0BCBE8EB"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tcPr>
          <w:p w14:paraId="0CED61CC"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Asian</w:t>
            </w:r>
          </w:p>
        </w:tc>
        <w:tc>
          <w:tcPr>
            <w:tcW w:w="1965" w:type="dxa"/>
            <w:noWrap/>
            <w:vAlign w:val="center"/>
          </w:tcPr>
          <w:p w14:paraId="09CD99E4"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122 (12)</w:t>
            </w:r>
          </w:p>
        </w:tc>
        <w:tc>
          <w:tcPr>
            <w:tcW w:w="1965" w:type="dxa"/>
            <w:noWrap/>
            <w:vAlign w:val="center"/>
          </w:tcPr>
          <w:p w14:paraId="2F957DF2"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56 (12)</w:t>
            </w:r>
          </w:p>
        </w:tc>
        <w:tc>
          <w:tcPr>
            <w:tcW w:w="1965" w:type="dxa"/>
            <w:vAlign w:val="center"/>
          </w:tcPr>
          <w:p w14:paraId="150D76A5"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color w:val="000000" w:themeColor="dark1"/>
                <w:kern w:val="24"/>
                <w:sz w:val="16"/>
                <w:szCs w:val="16"/>
              </w:rPr>
            </w:pPr>
            <w:r w:rsidRPr="00BE7347">
              <w:rPr>
                <w:rFonts w:ascii="Arial" w:eastAsia="Times New Roman" w:hAnsi="Arial" w:cs="Arial"/>
                <w:color w:val="000000"/>
                <w:sz w:val="16"/>
                <w:szCs w:val="16"/>
              </w:rPr>
              <w:t>0 (0)</w:t>
            </w:r>
          </w:p>
        </w:tc>
        <w:tc>
          <w:tcPr>
            <w:tcW w:w="1965" w:type="dxa"/>
            <w:noWrap/>
            <w:vAlign w:val="center"/>
          </w:tcPr>
          <w:p w14:paraId="408D6797"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DengXian" w:hAnsi="Arial" w:cs="Arial"/>
                <w:color w:val="000000" w:themeColor="dark1"/>
                <w:kern w:val="24"/>
                <w:sz w:val="16"/>
                <w:szCs w:val="16"/>
              </w:rPr>
              <w:t>178 (11)</w:t>
            </w:r>
          </w:p>
        </w:tc>
      </w:tr>
      <w:tr w:rsidR="00BE7347" w:rsidRPr="00BE7347" w14:paraId="590C996B"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28B349C7"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White</w:t>
            </w:r>
          </w:p>
        </w:tc>
        <w:tc>
          <w:tcPr>
            <w:tcW w:w="1965" w:type="dxa"/>
            <w:noWrap/>
            <w:vAlign w:val="center"/>
            <w:hideMark/>
          </w:tcPr>
          <w:p w14:paraId="012218EF"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13 (1)</w:t>
            </w:r>
          </w:p>
        </w:tc>
        <w:tc>
          <w:tcPr>
            <w:tcW w:w="1965" w:type="dxa"/>
            <w:noWrap/>
            <w:vAlign w:val="center"/>
            <w:hideMark/>
          </w:tcPr>
          <w:p w14:paraId="142340CC"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5 (1)</w:t>
            </w:r>
          </w:p>
        </w:tc>
        <w:tc>
          <w:tcPr>
            <w:tcW w:w="1965" w:type="dxa"/>
            <w:vAlign w:val="center"/>
          </w:tcPr>
          <w:p w14:paraId="27799FE3"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DengXian" w:hAnsi="Arial" w:cs="Arial"/>
                <w:color w:val="000000" w:themeColor="dark1"/>
                <w:kern w:val="24"/>
                <w:sz w:val="16"/>
                <w:szCs w:val="16"/>
              </w:rPr>
            </w:pPr>
            <w:r w:rsidRPr="00BE7347">
              <w:rPr>
                <w:rFonts w:ascii="Arial" w:eastAsia="Times New Roman" w:hAnsi="Arial" w:cs="Arial"/>
                <w:color w:val="000000"/>
                <w:sz w:val="16"/>
                <w:szCs w:val="16"/>
              </w:rPr>
              <w:t>2 (3)</w:t>
            </w:r>
          </w:p>
        </w:tc>
        <w:tc>
          <w:tcPr>
            <w:tcW w:w="1965" w:type="dxa"/>
            <w:noWrap/>
            <w:vAlign w:val="center"/>
          </w:tcPr>
          <w:p w14:paraId="7FF79B45"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DengXian" w:hAnsi="Arial" w:cs="Arial"/>
                <w:color w:val="000000" w:themeColor="dark1"/>
                <w:kern w:val="24"/>
                <w:sz w:val="16"/>
                <w:szCs w:val="16"/>
              </w:rPr>
              <w:t>20 (1)</w:t>
            </w:r>
          </w:p>
        </w:tc>
      </w:tr>
      <w:tr w:rsidR="00BE7347" w:rsidRPr="00BE7347" w14:paraId="32D27BB1"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tcBorders>
              <w:top w:val="single" w:sz="4" w:space="0" w:color="auto"/>
              <w:right w:val="single" w:sz="4" w:space="0" w:color="auto"/>
            </w:tcBorders>
            <w:shd w:val="clear" w:color="auto" w:fill="F2F2F2" w:themeFill="background1" w:themeFillShade="F2"/>
            <w:noWrap/>
            <w:vAlign w:val="center"/>
          </w:tcPr>
          <w:p w14:paraId="53667CF4"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CLINICAL FACTORS</w:t>
            </w:r>
          </w:p>
        </w:tc>
        <w:tc>
          <w:tcPr>
            <w:tcW w:w="1965" w:type="dxa"/>
            <w:tcBorders>
              <w:top w:val="single" w:sz="4" w:space="0" w:color="auto"/>
              <w:left w:val="single" w:sz="4" w:space="0" w:color="auto"/>
            </w:tcBorders>
            <w:noWrap/>
            <w:vAlign w:val="center"/>
          </w:tcPr>
          <w:p w14:paraId="1DD489BD"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c>
          <w:tcPr>
            <w:tcW w:w="1965" w:type="dxa"/>
            <w:tcBorders>
              <w:top w:val="single" w:sz="4" w:space="0" w:color="auto"/>
            </w:tcBorders>
            <w:noWrap/>
            <w:vAlign w:val="center"/>
          </w:tcPr>
          <w:p w14:paraId="7DB4DD1E"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p>
        </w:tc>
        <w:tc>
          <w:tcPr>
            <w:tcW w:w="1965" w:type="dxa"/>
            <w:tcBorders>
              <w:top w:val="single" w:sz="4" w:space="0" w:color="auto"/>
            </w:tcBorders>
            <w:vAlign w:val="center"/>
          </w:tcPr>
          <w:p w14:paraId="1E93B05A"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color w:val="000000" w:themeColor="dark1"/>
                <w:kern w:val="24"/>
                <w:sz w:val="16"/>
                <w:szCs w:val="16"/>
              </w:rPr>
            </w:pPr>
          </w:p>
        </w:tc>
        <w:tc>
          <w:tcPr>
            <w:tcW w:w="1965" w:type="dxa"/>
            <w:tcBorders>
              <w:top w:val="single" w:sz="4" w:space="0" w:color="auto"/>
            </w:tcBorders>
            <w:noWrap/>
            <w:vAlign w:val="center"/>
          </w:tcPr>
          <w:p w14:paraId="22E12844"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color w:val="000000" w:themeColor="dark1"/>
                <w:kern w:val="24"/>
                <w:sz w:val="16"/>
                <w:szCs w:val="16"/>
              </w:rPr>
            </w:pPr>
          </w:p>
        </w:tc>
      </w:tr>
      <w:tr w:rsidR="00BE7347" w:rsidRPr="00BE7347" w14:paraId="7BF258B5"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4FDFF79D"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African Clinical Site</w:t>
            </w:r>
          </w:p>
        </w:tc>
        <w:tc>
          <w:tcPr>
            <w:tcW w:w="1965" w:type="dxa"/>
            <w:noWrap/>
            <w:vAlign w:val="center"/>
            <w:hideMark/>
          </w:tcPr>
          <w:p w14:paraId="5E2B125B"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770 (73)</w:t>
            </w:r>
          </w:p>
        </w:tc>
        <w:tc>
          <w:tcPr>
            <w:tcW w:w="1965" w:type="dxa"/>
            <w:noWrap/>
            <w:vAlign w:val="center"/>
            <w:hideMark/>
          </w:tcPr>
          <w:p w14:paraId="356C2279"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336 (73)</w:t>
            </w:r>
          </w:p>
        </w:tc>
        <w:tc>
          <w:tcPr>
            <w:tcW w:w="1965" w:type="dxa"/>
            <w:vAlign w:val="center"/>
          </w:tcPr>
          <w:p w14:paraId="107347A3"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DengXian" w:hAnsi="Arial" w:cs="Arial"/>
                <w:color w:val="000000" w:themeColor="dark1"/>
                <w:kern w:val="24"/>
                <w:sz w:val="16"/>
                <w:szCs w:val="16"/>
              </w:rPr>
            </w:pPr>
            <w:r w:rsidRPr="00BE7347">
              <w:rPr>
                <w:rFonts w:ascii="Arial" w:eastAsia="Times New Roman" w:hAnsi="Arial" w:cs="Arial"/>
                <w:color w:val="000000"/>
                <w:sz w:val="16"/>
                <w:szCs w:val="16"/>
              </w:rPr>
              <w:t>63 (97)</w:t>
            </w:r>
          </w:p>
        </w:tc>
        <w:tc>
          <w:tcPr>
            <w:tcW w:w="1965" w:type="dxa"/>
            <w:noWrap/>
            <w:vAlign w:val="center"/>
          </w:tcPr>
          <w:p w14:paraId="318FFD3A"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DengXian" w:hAnsi="Arial" w:cs="Arial"/>
                <w:color w:val="000000" w:themeColor="dark1"/>
                <w:kern w:val="24"/>
                <w:sz w:val="16"/>
                <w:szCs w:val="16"/>
              </w:rPr>
              <w:t>1169 (74)</w:t>
            </w:r>
          </w:p>
        </w:tc>
      </w:tr>
      <w:tr w:rsidR="00BE7347" w:rsidRPr="00BE7347" w14:paraId="28F1E92C"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tcPr>
          <w:p w14:paraId="1B421244"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Baseline Chest X-Ray Cavity</w:t>
            </w:r>
          </w:p>
        </w:tc>
        <w:tc>
          <w:tcPr>
            <w:tcW w:w="1965" w:type="dxa"/>
            <w:noWrap/>
            <w:vAlign w:val="center"/>
          </w:tcPr>
          <w:p w14:paraId="50C36D94"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772 (73)</w:t>
            </w:r>
          </w:p>
        </w:tc>
        <w:tc>
          <w:tcPr>
            <w:tcW w:w="1965" w:type="dxa"/>
            <w:noWrap/>
            <w:vAlign w:val="center"/>
          </w:tcPr>
          <w:p w14:paraId="744FAD6A"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325 (70)</w:t>
            </w:r>
          </w:p>
        </w:tc>
        <w:tc>
          <w:tcPr>
            <w:tcW w:w="1965" w:type="dxa"/>
            <w:vAlign w:val="center"/>
          </w:tcPr>
          <w:p w14:paraId="2FBCB5DE"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color w:val="000000" w:themeColor="dark1"/>
                <w:kern w:val="24"/>
                <w:sz w:val="16"/>
                <w:szCs w:val="16"/>
              </w:rPr>
            </w:pPr>
            <w:r w:rsidRPr="00BE7347">
              <w:rPr>
                <w:rFonts w:ascii="Arial" w:eastAsia="Times New Roman" w:hAnsi="Arial" w:cs="Arial"/>
                <w:color w:val="000000"/>
                <w:sz w:val="16"/>
                <w:szCs w:val="16"/>
              </w:rPr>
              <w:t>47 (73)</w:t>
            </w:r>
          </w:p>
        </w:tc>
        <w:tc>
          <w:tcPr>
            <w:tcW w:w="1965" w:type="dxa"/>
            <w:noWrap/>
            <w:vAlign w:val="center"/>
          </w:tcPr>
          <w:p w14:paraId="7599D0F3"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color w:val="000000" w:themeColor="dark1"/>
                <w:kern w:val="24"/>
                <w:sz w:val="16"/>
                <w:szCs w:val="16"/>
              </w:rPr>
            </w:pPr>
            <w:r w:rsidRPr="00BE7347">
              <w:rPr>
                <w:rFonts w:ascii="Arial" w:eastAsia="DengXian" w:hAnsi="Arial" w:cs="Arial"/>
                <w:color w:val="000000" w:themeColor="dark1"/>
                <w:kern w:val="24"/>
                <w:sz w:val="16"/>
                <w:szCs w:val="16"/>
              </w:rPr>
              <w:t>1145 (73)</w:t>
            </w:r>
          </w:p>
        </w:tc>
      </w:tr>
      <w:tr w:rsidR="00BE7347" w:rsidRPr="00BE7347" w14:paraId="5D260A94"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638B103A"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Baseline Chest X-Ray Class </w:t>
            </w:r>
            <w:r w:rsidRPr="00BE7347">
              <w:rPr>
                <w:rFonts w:ascii="Arial" w:eastAsia="Times New Roman" w:hAnsi="Arial" w:cs="Arial"/>
                <w:b/>
                <w:bCs/>
                <w:i w:val="0"/>
                <w:iCs w:val="0"/>
                <w:color w:val="000000"/>
                <w:sz w:val="16"/>
                <w:szCs w:val="16"/>
                <w:vertAlign w:val="superscript"/>
              </w:rPr>
              <w:t>▼</w:t>
            </w:r>
          </w:p>
        </w:tc>
        <w:tc>
          <w:tcPr>
            <w:tcW w:w="1965" w:type="dxa"/>
            <w:noWrap/>
            <w:vAlign w:val="center"/>
            <w:hideMark/>
          </w:tcPr>
          <w:p w14:paraId="68FA79B4"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noWrap/>
            <w:vAlign w:val="center"/>
            <w:hideMark/>
          </w:tcPr>
          <w:p w14:paraId="6C1BD929"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vAlign w:val="center"/>
          </w:tcPr>
          <w:p w14:paraId="0366F3E2"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noWrap/>
            <w:vAlign w:val="center"/>
          </w:tcPr>
          <w:p w14:paraId="1FA6CD7D"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r>
      <w:tr w:rsidR="00BE7347" w:rsidRPr="00BE7347" w14:paraId="0865B351"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1770A543"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No cavities</w:t>
            </w:r>
          </w:p>
        </w:tc>
        <w:tc>
          <w:tcPr>
            <w:tcW w:w="1965" w:type="dxa"/>
            <w:noWrap/>
            <w:vAlign w:val="center"/>
            <w:hideMark/>
          </w:tcPr>
          <w:p w14:paraId="5780B87B"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269 (26)</w:t>
            </w:r>
          </w:p>
        </w:tc>
        <w:tc>
          <w:tcPr>
            <w:tcW w:w="1965" w:type="dxa"/>
            <w:noWrap/>
            <w:vAlign w:val="center"/>
            <w:hideMark/>
          </w:tcPr>
          <w:p w14:paraId="003228EB"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135 (29)</w:t>
            </w:r>
          </w:p>
        </w:tc>
        <w:tc>
          <w:tcPr>
            <w:tcW w:w="1965" w:type="dxa"/>
            <w:vAlign w:val="center"/>
          </w:tcPr>
          <w:p w14:paraId="1F5877DF"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17 (27)</w:t>
            </w:r>
          </w:p>
        </w:tc>
        <w:tc>
          <w:tcPr>
            <w:tcW w:w="1965" w:type="dxa"/>
            <w:noWrap/>
            <w:vAlign w:val="center"/>
          </w:tcPr>
          <w:p w14:paraId="1FFB57D8"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421 (27)</w:t>
            </w:r>
          </w:p>
        </w:tc>
      </w:tr>
      <w:tr w:rsidR="00BE7347" w:rsidRPr="00BE7347" w14:paraId="29E35902"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409CE698"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Cavities &lt; 4cm</w:t>
            </w:r>
          </w:p>
        </w:tc>
        <w:tc>
          <w:tcPr>
            <w:tcW w:w="1965" w:type="dxa"/>
            <w:noWrap/>
            <w:vAlign w:val="center"/>
            <w:hideMark/>
          </w:tcPr>
          <w:p w14:paraId="5E472996"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351 (34)</w:t>
            </w:r>
          </w:p>
        </w:tc>
        <w:tc>
          <w:tcPr>
            <w:tcW w:w="1965" w:type="dxa"/>
            <w:noWrap/>
            <w:vAlign w:val="center"/>
            <w:hideMark/>
          </w:tcPr>
          <w:p w14:paraId="6B134D8F"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143 (31)</w:t>
            </w:r>
          </w:p>
        </w:tc>
        <w:tc>
          <w:tcPr>
            <w:tcW w:w="1965" w:type="dxa"/>
            <w:vAlign w:val="center"/>
          </w:tcPr>
          <w:p w14:paraId="5E9360A2"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26 (41)</w:t>
            </w:r>
          </w:p>
        </w:tc>
        <w:tc>
          <w:tcPr>
            <w:tcW w:w="1965" w:type="dxa"/>
            <w:noWrap/>
            <w:vAlign w:val="center"/>
          </w:tcPr>
          <w:p w14:paraId="56EF0017"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520 (33)</w:t>
            </w:r>
          </w:p>
        </w:tc>
      </w:tr>
      <w:tr w:rsidR="00BE7347" w:rsidRPr="00BE7347" w14:paraId="15C4738C"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11DA75B9"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Cavities ≥ 4cm</w:t>
            </w:r>
          </w:p>
        </w:tc>
        <w:tc>
          <w:tcPr>
            <w:tcW w:w="1965" w:type="dxa"/>
            <w:noWrap/>
            <w:vAlign w:val="center"/>
            <w:hideMark/>
          </w:tcPr>
          <w:p w14:paraId="04E30570"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424 (41)</w:t>
            </w:r>
          </w:p>
        </w:tc>
        <w:tc>
          <w:tcPr>
            <w:tcW w:w="1965" w:type="dxa"/>
            <w:noWrap/>
            <w:vAlign w:val="center"/>
            <w:hideMark/>
          </w:tcPr>
          <w:p w14:paraId="14545B41"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182 (40)</w:t>
            </w:r>
          </w:p>
        </w:tc>
        <w:tc>
          <w:tcPr>
            <w:tcW w:w="1965" w:type="dxa"/>
            <w:vAlign w:val="center"/>
          </w:tcPr>
          <w:p w14:paraId="033D7D9F"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21 (33)</w:t>
            </w:r>
          </w:p>
        </w:tc>
        <w:tc>
          <w:tcPr>
            <w:tcW w:w="1965" w:type="dxa"/>
            <w:noWrap/>
            <w:vAlign w:val="center"/>
          </w:tcPr>
          <w:p w14:paraId="6908E84B"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627 (40)</w:t>
            </w:r>
          </w:p>
        </w:tc>
      </w:tr>
      <w:tr w:rsidR="00BE7347" w:rsidRPr="00BE7347" w14:paraId="5B7357FD"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2C91745D"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Baseline Chest X-Ray Extent </w:t>
            </w:r>
            <w:r w:rsidRPr="00BE7347">
              <w:rPr>
                <w:rFonts w:ascii="Arial" w:eastAsia="Times New Roman" w:hAnsi="Arial" w:cs="Arial"/>
                <w:b/>
                <w:bCs/>
                <w:i w:val="0"/>
                <w:iCs w:val="0"/>
                <w:color w:val="000000"/>
                <w:sz w:val="16"/>
                <w:szCs w:val="16"/>
                <w:vertAlign w:val="superscript"/>
              </w:rPr>
              <w:t>▼</w:t>
            </w:r>
          </w:p>
        </w:tc>
        <w:tc>
          <w:tcPr>
            <w:tcW w:w="1965" w:type="dxa"/>
            <w:noWrap/>
            <w:vAlign w:val="center"/>
            <w:hideMark/>
          </w:tcPr>
          <w:p w14:paraId="6329D798"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noWrap/>
            <w:vAlign w:val="center"/>
            <w:hideMark/>
          </w:tcPr>
          <w:p w14:paraId="5740CAD1"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vAlign w:val="center"/>
          </w:tcPr>
          <w:p w14:paraId="6BB1A3A4"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p>
        </w:tc>
        <w:tc>
          <w:tcPr>
            <w:tcW w:w="1965" w:type="dxa"/>
            <w:noWrap/>
            <w:vAlign w:val="center"/>
          </w:tcPr>
          <w:p w14:paraId="18DFC41D"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p>
        </w:tc>
      </w:tr>
      <w:tr w:rsidR="00BE7347" w:rsidRPr="00BE7347" w14:paraId="40E23A2B"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73035B60"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Lesions &lt; 1/4 thoracic area</w:t>
            </w:r>
          </w:p>
        </w:tc>
        <w:tc>
          <w:tcPr>
            <w:tcW w:w="1965" w:type="dxa"/>
            <w:noWrap/>
            <w:vAlign w:val="center"/>
            <w:hideMark/>
          </w:tcPr>
          <w:p w14:paraId="62D5633D"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182 (17)</w:t>
            </w:r>
          </w:p>
        </w:tc>
        <w:tc>
          <w:tcPr>
            <w:tcW w:w="1965" w:type="dxa"/>
            <w:noWrap/>
            <w:vAlign w:val="center"/>
            <w:hideMark/>
          </w:tcPr>
          <w:p w14:paraId="2F4D149F"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90 (20)</w:t>
            </w:r>
          </w:p>
        </w:tc>
        <w:tc>
          <w:tcPr>
            <w:tcW w:w="1965" w:type="dxa"/>
            <w:vAlign w:val="center"/>
          </w:tcPr>
          <w:p w14:paraId="3B1CDC19"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16 (25)</w:t>
            </w:r>
          </w:p>
        </w:tc>
        <w:tc>
          <w:tcPr>
            <w:tcW w:w="1965" w:type="dxa"/>
            <w:noWrap/>
            <w:vAlign w:val="center"/>
          </w:tcPr>
          <w:p w14:paraId="5D3477BB"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288 (18)</w:t>
            </w:r>
          </w:p>
        </w:tc>
      </w:tr>
      <w:tr w:rsidR="00BE7347" w:rsidRPr="00BE7347" w14:paraId="5B82C60A"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41DE596A"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Lesions 1/4 to &lt; 1/2 thoracic area</w:t>
            </w:r>
          </w:p>
        </w:tc>
        <w:tc>
          <w:tcPr>
            <w:tcW w:w="1965" w:type="dxa"/>
            <w:noWrap/>
            <w:vAlign w:val="center"/>
            <w:hideMark/>
          </w:tcPr>
          <w:p w14:paraId="0A191087"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479 (46)</w:t>
            </w:r>
          </w:p>
        </w:tc>
        <w:tc>
          <w:tcPr>
            <w:tcW w:w="1965" w:type="dxa"/>
            <w:noWrap/>
            <w:vAlign w:val="center"/>
            <w:hideMark/>
          </w:tcPr>
          <w:p w14:paraId="7E9BB66C"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207 (45)</w:t>
            </w:r>
          </w:p>
        </w:tc>
        <w:tc>
          <w:tcPr>
            <w:tcW w:w="1965" w:type="dxa"/>
            <w:vAlign w:val="center"/>
          </w:tcPr>
          <w:p w14:paraId="36B253F5"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21 (33)</w:t>
            </w:r>
          </w:p>
        </w:tc>
        <w:tc>
          <w:tcPr>
            <w:tcW w:w="1965" w:type="dxa"/>
            <w:noWrap/>
            <w:vAlign w:val="center"/>
          </w:tcPr>
          <w:p w14:paraId="724BA841"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707 (45)</w:t>
            </w:r>
          </w:p>
        </w:tc>
      </w:tr>
      <w:tr w:rsidR="00BE7347" w:rsidRPr="00BE7347" w14:paraId="2FF1EFEF"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42F4545C"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Lesions ≥ 1/2 thoracic area</w:t>
            </w:r>
          </w:p>
        </w:tc>
        <w:tc>
          <w:tcPr>
            <w:tcW w:w="1965" w:type="dxa"/>
            <w:noWrap/>
            <w:vAlign w:val="center"/>
            <w:hideMark/>
          </w:tcPr>
          <w:p w14:paraId="32552863"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383 (36)</w:t>
            </w:r>
          </w:p>
        </w:tc>
        <w:tc>
          <w:tcPr>
            <w:tcW w:w="1965" w:type="dxa"/>
            <w:noWrap/>
            <w:vAlign w:val="center"/>
            <w:hideMark/>
          </w:tcPr>
          <w:p w14:paraId="07FB2513"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165 (35)</w:t>
            </w:r>
          </w:p>
        </w:tc>
        <w:tc>
          <w:tcPr>
            <w:tcW w:w="1965" w:type="dxa"/>
            <w:vAlign w:val="center"/>
          </w:tcPr>
          <w:p w14:paraId="48CA0BD7"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27 (42)</w:t>
            </w:r>
          </w:p>
        </w:tc>
        <w:tc>
          <w:tcPr>
            <w:tcW w:w="1965" w:type="dxa"/>
            <w:noWrap/>
            <w:vAlign w:val="center"/>
          </w:tcPr>
          <w:p w14:paraId="0A350AF4"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573 (37)</w:t>
            </w:r>
          </w:p>
        </w:tc>
      </w:tr>
      <w:tr w:rsidR="00BE7347" w:rsidRPr="00BE7347" w14:paraId="569F3568"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6F8E6DA0"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Baseline Smear Grade </w:t>
            </w:r>
            <w:r w:rsidRPr="00BE7347">
              <w:rPr>
                <w:rFonts w:ascii="Arial" w:eastAsia="Times New Roman" w:hAnsi="Arial" w:cs="Arial"/>
                <w:b/>
                <w:bCs/>
                <w:i w:val="0"/>
                <w:iCs w:val="0"/>
                <w:color w:val="000000"/>
                <w:sz w:val="16"/>
                <w:szCs w:val="16"/>
                <w:vertAlign w:val="superscript"/>
              </w:rPr>
              <w:t>▼</w:t>
            </w:r>
          </w:p>
        </w:tc>
        <w:tc>
          <w:tcPr>
            <w:tcW w:w="1965" w:type="dxa"/>
            <w:noWrap/>
            <w:vAlign w:val="center"/>
            <w:hideMark/>
          </w:tcPr>
          <w:p w14:paraId="4610901B"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noWrap/>
            <w:vAlign w:val="center"/>
            <w:hideMark/>
          </w:tcPr>
          <w:p w14:paraId="047534C1"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p>
        </w:tc>
        <w:tc>
          <w:tcPr>
            <w:tcW w:w="1965" w:type="dxa"/>
            <w:vAlign w:val="center"/>
          </w:tcPr>
          <w:p w14:paraId="1F757488"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p>
        </w:tc>
        <w:tc>
          <w:tcPr>
            <w:tcW w:w="1965" w:type="dxa"/>
            <w:noWrap/>
            <w:vAlign w:val="center"/>
          </w:tcPr>
          <w:p w14:paraId="78044385"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p>
        </w:tc>
      </w:tr>
      <w:tr w:rsidR="00BE7347" w:rsidRPr="00BE7347" w14:paraId="45888107"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34D0CCCB"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Negative</w:t>
            </w:r>
          </w:p>
        </w:tc>
        <w:tc>
          <w:tcPr>
            <w:tcW w:w="1965" w:type="dxa"/>
            <w:noWrap/>
            <w:vAlign w:val="center"/>
            <w:hideMark/>
          </w:tcPr>
          <w:p w14:paraId="494D64CF"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39 (4)</w:t>
            </w:r>
          </w:p>
        </w:tc>
        <w:tc>
          <w:tcPr>
            <w:tcW w:w="1965" w:type="dxa"/>
            <w:noWrap/>
            <w:vAlign w:val="center"/>
            <w:hideMark/>
          </w:tcPr>
          <w:p w14:paraId="3921239B"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18 (4)</w:t>
            </w:r>
          </w:p>
        </w:tc>
        <w:tc>
          <w:tcPr>
            <w:tcW w:w="1965" w:type="dxa"/>
            <w:vAlign w:val="center"/>
          </w:tcPr>
          <w:p w14:paraId="475FB2F2"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6 (9)</w:t>
            </w:r>
          </w:p>
        </w:tc>
        <w:tc>
          <w:tcPr>
            <w:tcW w:w="1965" w:type="dxa"/>
            <w:noWrap/>
          </w:tcPr>
          <w:p w14:paraId="3D60CC40"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63 (4)</w:t>
            </w:r>
          </w:p>
        </w:tc>
      </w:tr>
      <w:tr w:rsidR="00BE7347" w:rsidRPr="00BE7347" w14:paraId="21B1A6A1"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20CAB1DA"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Scanty</w:t>
            </w:r>
          </w:p>
        </w:tc>
        <w:tc>
          <w:tcPr>
            <w:tcW w:w="1965" w:type="dxa"/>
            <w:noWrap/>
            <w:vAlign w:val="center"/>
            <w:hideMark/>
          </w:tcPr>
          <w:p w14:paraId="1B15B68A"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185 18)</w:t>
            </w:r>
          </w:p>
        </w:tc>
        <w:tc>
          <w:tcPr>
            <w:tcW w:w="1965" w:type="dxa"/>
            <w:noWrap/>
            <w:vAlign w:val="center"/>
            <w:hideMark/>
          </w:tcPr>
          <w:p w14:paraId="2B088468"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86 (19)</w:t>
            </w:r>
          </w:p>
        </w:tc>
        <w:tc>
          <w:tcPr>
            <w:tcW w:w="1965" w:type="dxa"/>
            <w:vAlign w:val="center"/>
          </w:tcPr>
          <w:p w14:paraId="00CC4D12"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14 (22)</w:t>
            </w:r>
          </w:p>
        </w:tc>
        <w:tc>
          <w:tcPr>
            <w:tcW w:w="1965" w:type="dxa"/>
            <w:noWrap/>
          </w:tcPr>
          <w:p w14:paraId="38B5635D"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285 (18)</w:t>
            </w:r>
          </w:p>
        </w:tc>
      </w:tr>
      <w:tr w:rsidR="00BE7347" w:rsidRPr="00BE7347" w14:paraId="65CE5EF5"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37522423"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Grade 1</w:t>
            </w:r>
          </w:p>
        </w:tc>
        <w:tc>
          <w:tcPr>
            <w:tcW w:w="1965" w:type="dxa"/>
            <w:noWrap/>
            <w:vAlign w:val="center"/>
            <w:hideMark/>
          </w:tcPr>
          <w:p w14:paraId="65412EA6"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222 (21)</w:t>
            </w:r>
          </w:p>
        </w:tc>
        <w:tc>
          <w:tcPr>
            <w:tcW w:w="1965" w:type="dxa"/>
            <w:noWrap/>
            <w:vAlign w:val="center"/>
            <w:hideMark/>
          </w:tcPr>
          <w:p w14:paraId="10A791A4"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113 (25)</w:t>
            </w:r>
          </w:p>
        </w:tc>
        <w:tc>
          <w:tcPr>
            <w:tcW w:w="1965" w:type="dxa"/>
            <w:vAlign w:val="center"/>
          </w:tcPr>
          <w:p w14:paraId="078AF34F"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12 (18)</w:t>
            </w:r>
          </w:p>
        </w:tc>
        <w:tc>
          <w:tcPr>
            <w:tcW w:w="1965" w:type="dxa"/>
            <w:noWrap/>
            <w:vAlign w:val="center"/>
          </w:tcPr>
          <w:p w14:paraId="78A4D00C"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347 (22)</w:t>
            </w:r>
          </w:p>
        </w:tc>
      </w:tr>
      <w:tr w:rsidR="00BE7347" w:rsidRPr="00BE7347" w14:paraId="49FD5A3B"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391DCDEC"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Grade 2</w:t>
            </w:r>
          </w:p>
        </w:tc>
        <w:tc>
          <w:tcPr>
            <w:tcW w:w="1965" w:type="dxa"/>
            <w:noWrap/>
            <w:vAlign w:val="center"/>
            <w:hideMark/>
          </w:tcPr>
          <w:p w14:paraId="4771A64F"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287 (27)</w:t>
            </w:r>
          </w:p>
        </w:tc>
        <w:tc>
          <w:tcPr>
            <w:tcW w:w="1965" w:type="dxa"/>
            <w:noWrap/>
            <w:vAlign w:val="center"/>
            <w:hideMark/>
          </w:tcPr>
          <w:p w14:paraId="6E05FACA"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140 (30)</w:t>
            </w:r>
          </w:p>
        </w:tc>
        <w:tc>
          <w:tcPr>
            <w:tcW w:w="1965" w:type="dxa"/>
            <w:vAlign w:val="center"/>
          </w:tcPr>
          <w:p w14:paraId="76730C45"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16 (25)</w:t>
            </w:r>
          </w:p>
        </w:tc>
        <w:tc>
          <w:tcPr>
            <w:tcW w:w="1965" w:type="dxa"/>
            <w:noWrap/>
            <w:vAlign w:val="center"/>
          </w:tcPr>
          <w:p w14:paraId="36AA9AB1"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443 (28)</w:t>
            </w:r>
          </w:p>
        </w:tc>
      </w:tr>
      <w:tr w:rsidR="00BE7347" w:rsidRPr="00BE7347" w14:paraId="01C53E64"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177B72C9" w14:textId="77777777" w:rsidR="00BE7347" w:rsidRPr="00BE7347" w:rsidRDefault="00BE7347" w:rsidP="00BE7347">
            <w:pPr>
              <w:rPr>
                <w:rFonts w:ascii="Arial" w:eastAsia="Times New Roman" w:hAnsi="Arial" w:cs="Arial"/>
                <w:i w:val="0"/>
                <w:iCs w:val="0"/>
                <w:color w:val="000000"/>
                <w:sz w:val="16"/>
                <w:szCs w:val="16"/>
              </w:rPr>
            </w:pPr>
            <w:r w:rsidRPr="00BE7347">
              <w:rPr>
                <w:rFonts w:ascii="Arial" w:eastAsia="Times New Roman" w:hAnsi="Arial" w:cs="Arial"/>
                <w:i w:val="0"/>
                <w:iCs w:val="0"/>
                <w:color w:val="000000"/>
                <w:sz w:val="16"/>
                <w:szCs w:val="16"/>
              </w:rPr>
              <w:t>Grade 3</w:t>
            </w:r>
          </w:p>
        </w:tc>
        <w:tc>
          <w:tcPr>
            <w:tcW w:w="1965" w:type="dxa"/>
            <w:noWrap/>
            <w:vAlign w:val="center"/>
            <w:hideMark/>
          </w:tcPr>
          <w:p w14:paraId="75EF4B54"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306 (29)</w:t>
            </w:r>
          </w:p>
        </w:tc>
        <w:tc>
          <w:tcPr>
            <w:tcW w:w="1965" w:type="dxa"/>
            <w:noWrap/>
            <w:vAlign w:val="center"/>
            <w:hideMark/>
          </w:tcPr>
          <w:p w14:paraId="7829CC33"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103 (22)</w:t>
            </w:r>
          </w:p>
        </w:tc>
        <w:tc>
          <w:tcPr>
            <w:tcW w:w="1965" w:type="dxa"/>
            <w:vAlign w:val="center"/>
          </w:tcPr>
          <w:p w14:paraId="768BB5F0"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DengXian" w:hAnsi="Arial" w:cs="Arial"/>
                <w:kern w:val="24"/>
                <w:sz w:val="16"/>
                <w:szCs w:val="16"/>
              </w:rPr>
            </w:pPr>
            <w:r w:rsidRPr="00BE7347">
              <w:rPr>
                <w:rFonts w:ascii="Arial" w:eastAsia="Times New Roman" w:hAnsi="Arial" w:cs="Arial"/>
                <w:color w:val="000000"/>
                <w:sz w:val="16"/>
                <w:szCs w:val="16"/>
              </w:rPr>
              <w:t>17 (26)</w:t>
            </w:r>
          </w:p>
        </w:tc>
        <w:tc>
          <w:tcPr>
            <w:tcW w:w="1965" w:type="dxa"/>
            <w:noWrap/>
            <w:vAlign w:val="center"/>
          </w:tcPr>
          <w:p w14:paraId="68CFAA4D"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BE7347">
              <w:rPr>
                <w:rFonts w:ascii="Arial" w:eastAsia="DengXian" w:hAnsi="Arial" w:cs="Arial"/>
                <w:kern w:val="24"/>
                <w:sz w:val="16"/>
                <w:szCs w:val="16"/>
              </w:rPr>
              <w:t>426 (27)</w:t>
            </w:r>
          </w:p>
        </w:tc>
      </w:tr>
      <w:tr w:rsidR="00BE7347" w:rsidRPr="00BE7347" w14:paraId="193328BD"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tcPr>
          <w:p w14:paraId="06F743D2" w14:textId="77777777" w:rsidR="00BE7347" w:rsidRPr="00BE7347" w:rsidRDefault="00BE7347" w:rsidP="00BE7347">
            <w:pPr>
              <w:rPr>
                <w:rFonts w:eastAsia="Times New Roman"/>
                <w:color w:val="000000"/>
                <w:sz w:val="16"/>
                <w:szCs w:val="16"/>
              </w:rPr>
            </w:pPr>
            <w:r w:rsidRPr="00BE7347">
              <w:rPr>
                <w:rFonts w:ascii="Arial" w:eastAsia="Times New Roman" w:hAnsi="Arial" w:cs="Arial"/>
                <w:i w:val="0"/>
                <w:iCs w:val="0"/>
                <w:color w:val="000000"/>
                <w:sz w:val="16"/>
                <w:szCs w:val="16"/>
              </w:rPr>
              <w:t>Positive WHO scale not used</w:t>
            </w:r>
          </w:p>
        </w:tc>
        <w:tc>
          <w:tcPr>
            <w:tcW w:w="1965" w:type="dxa"/>
            <w:noWrap/>
            <w:vAlign w:val="center"/>
          </w:tcPr>
          <w:p w14:paraId="56F17953"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00BE7347">
              <w:rPr>
                <w:rFonts w:ascii="Arial" w:eastAsia="Times New Roman" w:hAnsi="Arial" w:cs="Arial"/>
                <w:color w:val="000000"/>
                <w:sz w:val="16"/>
                <w:szCs w:val="16"/>
              </w:rPr>
              <w:t>13 (1)</w:t>
            </w:r>
          </w:p>
        </w:tc>
        <w:tc>
          <w:tcPr>
            <w:tcW w:w="1965" w:type="dxa"/>
            <w:noWrap/>
            <w:vAlign w:val="center"/>
          </w:tcPr>
          <w:p w14:paraId="08C8522B"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00BE7347">
              <w:rPr>
                <w:rFonts w:ascii="Arial" w:eastAsia="Times New Roman" w:hAnsi="Arial" w:cs="Arial"/>
                <w:color w:val="000000"/>
                <w:sz w:val="16"/>
                <w:szCs w:val="16"/>
              </w:rPr>
              <w:t>1 (0)</w:t>
            </w:r>
          </w:p>
        </w:tc>
        <w:tc>
          <w:tcPr>
            <w:tcW w:w="1965" w:type="dxa"/>
            <w:vAlign w:val="center"/>
          </w:tcPr>
          <w:p w14:paraId="0804EAD4"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p>
        </w:tc>
        <w:tc>
          <w:tcPr>
            <w:tcW w:w="1965" w:type="dxa"/>
            <w:noWrap/>
            <w:vAlign w:val="center"/>
          </w:tcPr>
          <w:p w14:paraId="3FB18B20"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eastAsia="DengXian"/>
                <w:kern w:val="24"/>
                <w:sz w:val="16"/>
                <w:szCs w:val="16"/>
              </w:rPr>
            </w:pPr>
            <w:r w:rsidRPr="00BE7347">
              <w:rPr>
                <w:rFonts w:ascii="Arial" w:eastAsia="Times New Roman" w:hAnsi="Arial" w:cs="Arial"/>
                <w:color w:val="000000"/>
                <w:sz w:val="16"/>
                <w:szCs w:val="16"/>
              </w:rPr>
              <w:t>14 (1)</w:t>
            </w:r>
          </w:p>
        </w:tc>
      </w:tr>
      <w:tr w:rsidR="00BE7347" w:rsidRPr="00BE7347" w14:paraId="4B2A7A90"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noWrap/>
            <w:vAlign w:val="center"/>
            <w:hideMark/>
          </w:tcPr>
          <w:p w14:paraId="5AAE9388"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Karnofsky Score </w:t>
            </w:r>
          </w:p>
        </w:tc>
        <w:tc>
          <w:tcPr>
            <w:tcW w:w="1965" w:type="dxa"/>
            <w:noWrap/>
            <w:vAlign w:val="center"/>
            <w:hideMark/>
          </w:tcPr>
          <w:p w14:paraId="765E9D12"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90 (70 - 100)</w:t>
            </w:r>
          </w:p>
        </w:tc>
        <w:tc>
          <w:tcPr>
            <w:tcW w:w="1965" w:type="dxa"/>
            <w:noWrap/>
            <w:vAlign w:val="center"/>
            <w:hideMark/>
          </w:tcPr>
          <w:p w14:paraId="26BCC57C"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90 (70 - 100)</w:t>
            </w:r>
          </w:p>
        </w:tc>
        <w:tc>
          <w:tcPr>
            <w:tcW w:w="1965" w:type="dxa"/>
            <w:vAlign w:val="center"/>
          </w:tcPr>
          <w:p w14:paraId="32F0E8F5"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90 (70 - 100)</w:t>
            </w:r>
          </w:p>
        </w:tc>
        <w:tc>
          <w:tcPr>
            <w:tcW w:w="1965" w:type="dxa"/>
            <w:noWrap/>
            <w:vAlign w:val="center"/>
          </w:tcPr>
          <w:p w14:paraId="5F25E0B5"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90 (70 – 100)</w:t>
            </w:r>
          </w:p>
        </w:tc>
      </w:tr>
      <w:tr w:rsidR="00BE7347" w:rsidRPr="00BE7347" w14:paraId="23638C0D" w14:textId="77777777" w:rsidTr="00BE7347">
        <w:trPr>
          <w:trHeight w:val="301"/>
        </w:trPr>
        <w:tc>
          <w:tcPr>
            <w:cnfStyle w:val="001000000000" w:firstRow="0" w:lastRow="0" w:firstColumn="1" w:lastColumn="0" w:oddVBand="0" w:evenVBand="0" w:oddHBand="0" w:evenHBand="0" w:firstRowFirstColumn="0" w:firstRowLastColumn="0" w:lastRowFirstColumn="0" w:lastRowLastColumn="0"/>
            <w:tcW w:w="2904" w:type="dxa"/>
            <w:shd w:val="clear" w:color="auto" w:fill="F2F2F2" w:themeFill="background1" w:themeFillShade="F2"/>
            <w:noWrap/>
            <w:vAlign w:val="center"/>
            <w:hideMark/>
          </w:tcPr>
          <w:p w14:paraId="37ACB4FD"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 xml:space="preserve">HIV </w:t>
            </w:r>
          </w:p>
        </w:tc>
        <w:tc>
          <w:tcPr>
            <w:tcW w:w="1965" w:type="dxa"/>
            <w:noWrap/>
            <w:vAlign w:val="center"/>
            <w:hideMark/>
          </w:tcPr>
          <w:p w14:paraId="77A81D1B"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80 (8)</w:t>
            </w:r>
          </w:p>
        </w:tc>
        <w:tc>
          <w:tcPr>
            <w:tcW w:w="1965" w:type="dxa"/>
            <w:noWrap/>
            <w:vAlign w:val="center"/>
            <w:hideMark/>
          </w:tcPr>
          <w:p w14:paraId="077194CA"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46 (10)</w:t>
            </w:r>
          </w:p>
        </w:tc>
        <w:tc>
          <w:tcPr>
            <w:tcW w:w="1965" w:type="dxa"/>
            <w:vAlign w:val="center"/>
          </w:tcPr>
          <w:p w14:paraId="2B65C627"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7 (11)</w:t>
            </w:r>
          </w:p>
        </w:tc>
        <w:tc>
          <w:tcPr>
            <w:tcW w:w="1965" w:type="dxa"/>
            <w:noWrap/>
            <w:vAlign w:val="center"/>
          </w:tcPr>
          <w:p w14:paraId="7A6F858E" w14:textId="77777777" w:rsidR="00BE7347" w:rsidRPr="00BE7347" w:rsidRDefault="00BE7347" w:rsidP="00BE734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133 (8)</w:t>
            </w:r>
          </w:p>
        </w:tc>
      </w:tr>
      <w:tr w:rsidR="00BE7347" w:rsidRPr="00BE7347" w14:paraId="72477C5C" w14:textId="77777777" w:rsidTr="00BE734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904" w:type="dxa"/>
            <w:tcBorders>
              <w:bottom w:val="single" w:sz="4" w:space="0" w:color="auto"/>
            </w:tcBorders>
            <w:noWrap/>
            <w:vAlign w:val="center"/>
            <w:hideMark/>
          </w:tcPr>
          <w:p w14:paraId="3D00A51E" w14:textId="77777777" w:rsidR="00BE7347" w:rsidRPr="00BE7347" w:rsidRDefault="00BE7347" w:rsidP="00BE7347">
            <w:pPr>
              <w:jc w:val="left"/>
              <w:rPr>
                <w:rFonts w:ascii="Arial" w:eastAsia="Times New Roman" w:hAnsi="Arial" w:cs="Arial"/>
                <w:b/>
                <w:bCs/>
                <w:i w:val="0"/>
                <w:iCs w:val="0"/>
                <w:color w:val="000000"/>
                <w:sz w:val="16"/>
                <w:szCs w:val="16"/>
              </w:rPr>
            </w:pPr>
            <w:r w:rsidRPr="00BE7347">
              <w:rPr>
                <w:rFonts w:ascii="Arial" w:eastAsia="Times New Roman" w:hAnsi="Arial" w:cs="Arial"/>
                <w:b/>
                <w:bCs/>
                <w:i w:val="0"/>
                <w:iCs w:val="0"/>
                <w:color w:val="000000"/>
                <w:sz w:val="16"/>
                <w:szCs w:val="16"/>
              </w:rPr>
              <w:t>Diabetes</w:t>
            </w:r>
          </w:p>
        </w:tc>
        <w:tc>
          <w:tcPr>
            <w:tcW w:w="1965" w:type="dxa"/>
            <w:tcBorders>
              <w:bottom w:val="single" w:sz="4" w:space="0" w:color="auto"/>
            </w:tcBorders>
            <w:noWrap/>
            <w:vAlign w:val="center"/>
            <w:hideMark/>
          </w:tcPr>
          <w:p w14:paraId="5CCB33EF"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25 (2)</w:t>
            </w:r>
          </w:p>
        </w:tc>
        <w:tc>
          <w:tcPr>
            <w:tcW w:w="1965" w:type="dxa"/>
            <w:tcBorders>
              <w:bottom w:val="single" w:sz="4" w:space="0" w:color="auto"/>
            </w:tcBorders>
            <w:noWrap/>
            <w:vAlign w:val="center"/>
            <w:hideMark/>
          </w:tcPr>
          <w:p w14:paraId="7A942EF6"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14 (3)</w:t>
            </w:r>
          </w:p>
        </w:tc>
        <w:tc>
          <w:tcPr>
            <w:tcW w:w="1965" w:type="dxa"/>
            <w:tcBorders>
              <w:bottom w:val="single" w:sz="4" w:space="0" w:color="auto"/>
            </w:tcBorders>
            <w:vAlign w:val="center"/>
          </w:tcPr>
          <w:p w14:paraId="21DA9D16"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4 (6)</w:t>
            </w:r>
          </w:p>
        </w:tc>
        <w:tc>
          <w:tcPr>
            <w:tcW w:w="1965" w:type="dxa"/>
            <w:tcBorders>
              <w:bottom w:val="single" w:sz="4" w:space="0" w:color="auto"/>
            </w:tcBorders>
            <w:noWrap/>
            <w:vAlign w:val="center"/>
            <w:hideMark/>
          </w:tcPr>
          <w:p w14:paraId="5AC9296F" w14:textId="77777777" w:rsidR="00BE7347" w:rsidRPr="00BE7347" w:rsidRDefault="00BE7347" w:rsidP="00BE734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rPr>
            </w:pPr>
            <w:r w:rsidRPr="00BE7347">
              <w:rPr>
                <w:rFonts w:ascii="Arial" w:eastAsia="Times New Roman" w:hAnsi="Arial" w:cs="Arial"/>
                <w:color w:val="000000"/>
                <w:sz w:val="16"/>
                <w:szCs w:val="16"/>
              </w:rPr>
              <w:t>43 (3)</w:t>
            </w:r>
          </w:p>
        </w:tc>
      </w:tr>
    </w:tbl>
    <w:p w14:paraId="0D0BF16C" w14:textId="4710DF03" w:rsidR="000D27B0" w:rsidRPr="00590227" w:rsidRDefault="000D27B0" w:rsidP="00590227">
      <w:pPr>
        <w:spacing w:line="480" w:lineRule="auto"/>
        <w:rPr>
          <w:rFonts w:ascii="Arial" w:hAnsi="Arial" w:cs="Arial"/>
          <w:sz w:val="20"/>
          <w:szCs w:val="20"/>
        </w:rPr>
      </w:pPr>
    </w:p>
    <w:p w14:paraId="77CD6AAC" w14:textId="57E8EF5E" w:rsidR="000D27B0" w:rsidRDefault="00C82B41" w:rsidP="000D27B0">
      <w:pPr>
        <w:tabs>
          <w:tab w:val="left" w:pos="1211"/>
        </w:tabs>
        <w:rPr>
          <w:sz w:val="20"/>
          <w:szCs w:val="20"/>
        </w:rPr>
      </w:pPr>
      <w:r w:rsidRPr="00C82B41">
        <w:rPr>
          <w:noProof/>
          <w:sz w:val="20"/>
          <w:szCs w:val="20"/>
        </w:rPr>
        <w:drawing>
          <wp:inline distT="0" distB="0" distL="0" distR="0" wp14:anchorId="1E33CFA7" wp14:editId="3D0ED663">
            <wp:extent cx="3836334" cy="3462291"/>
            <wp:effectExtent l="0" t="0" r="0" b="508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22"/>
                    <a:stretch>
                      <a:fillRect/>
                    </a:stretch>
                  </pic:blipFill>
                  <pic:spPr>
                    <a:xfrm>
                      <a:off x="0" y="0"/>
                      <a:ext cx="3848817" cy="3473557"/>
                    </a:xfrm>
                    <a:prstGeom prst="rect">
                      <a:avLst/>
                    </a:prstGeom>
                  </pic:spPr>
                </pic:pic>
              </a:graphicData>
            </a:graphic>
          </wp:inline>
        </w:drawing>
      </w:r>
    </w:p>
    <w:p w14:paraId="2AF41A89" w14:textId="352A0E70" w:rsidR="00F6428B" w:rsidRPr="00366763" w:rsidRDefault="00825859" w:rsidP="00366763">
      <w:pPr>
        <w:spacing w:line="480" w:lineRule="auto"/>
        <w:rPr>
          <w:rFonts w:ascii="Arial" w:hAnsi="Arial" w:cs="Arial"/>
          <w:sz w:val="20"/>
          <w:szCs w:val="20"/>
        </w:rPr>
      </w:pPr>
      <w:r>
        <w:rPr>
          <w:rFonts w:ascii="Arial" w:hAnsi="Arial" w:cs="Arial"/>
          <w:b/>
          <w:bCs/>
          <w:sz w:val="20"/>
          <w:szCs w:val="20"/>
        </w:rPr>
        <w:t xml:space="preserve">Supplemental </w:t>
      </w:r>
      <w:r w:rsidR="000D27B0" w:rsidRPr="00D8459F">
        <w:rPr>
          <w:rFonts w:ascii="Arial" w:hAnsi="Arial" w:cs="Arial"/>
          <w:b/>
          <w:bCs/>
          <w:sz w:val="20"/>
          <w:szCs w:val="20"/>
        </w:rPr>
        <w:t xml:space="preserve">Figure </w:t>
      </w:r>
      <w:r>
        <w:rPr>
          <w:rFonts w:ascii="Arial" w:hAnsi="Arial" w:cs="Arial"/>
          <w:b/>
          <w:bCs/>
          <w:sz w:val="20"/>
          <w:szCs w:val="20"/>
        </w:rPr>
        <w:t>1</w:t>
      </w:r>
      <w:r w:rsidR="000D27B0" w:rsidRPr="00D8459F">
        <w:rPr>
          <w:rFonts w:ascii="Arial" w:hAnsi="Arial" w:cs="Arial"/>
          <w:b/>
          <w:bCs/>
          <w:sz w:val="20"/>
          <w:szCs w:val="20"/>
        </w:rPr>
        <w:t xml:space="preserve">. Rifapentine Structural </w:t>
      </w:r>
      <w:r>
        <w:rPr>
          <w:rFonts w:ascii="Arial" w:hAnsi="Arial" w:cs="Arial"/>
          <w:b/>
          <w:bCs/>
          <w:sz w:val="20"/>
          <w:szCs w:val="20"/>
        </w:rPr>
        <w:t xml:space="preserve">Pharmacokinetic </w:t>
      </w:r>
      <w:r w:rsidR="000D27B0" w:rsidRPr="00D8459F">
        <w:rPr>
          <w:rFonts w:ascii="Arial" w:hAnsi="Arial" w:cs="Arial"/>
          <w:b/>
          <w:bCs/>
          <w:sz w:val="20"/>
          <w:szCs w:val="20"/>
        </w:rPr>
        <w:t xml:space="preserve">Model. </w:t>
      </w:r>
      <w:r w:rsidR="000D27B0" w:rsidRPr="00D8459F">
        <w:rPr>
          <w:rFonts w:ascii="Arial" w:hAnsi="Arial" w:cs="Arial"/>
          <w:sz w:val="20"/>
          <w:szCs w:val="20"/>
        </w:rPr>
        <w:t>Pharmacokinetic data were well described with a one compartment model with linear metabolite clearance and two transit compartment delayed absorption. Male sex and Black/Mixed race pa</w:t>
      </w:r>
      <w:r w:rsidR="006A2CB9">
        <w:rPr>
          <w:rFonts w:ascii="Arial" w:hAnsi="Arial" w:cs="Arial"/>
          <w:sz w:val="20"/>
          <w:szCs w:val="20"/>
        </w:rPr>
        <w:t>rticipants</w:t>
      </w:r>
      <w:r w:rsidR="000D27B0" w:rsidRPr="00D8459F">
        <w:rPr>
          <w:rFonts w:ascii="Arial" w:hAnsi="Arial" w:cs="Arial"/>
          <w:sz w:val="20"/>
          <w:szCs w:val="20"/>
        </w:rPr>
        <w:t xml:space="preserve"> had lower bioavailability, while HIV seropositive </w:t>
      </w:r>
      <w:r w:rsidR="006A2CB9">
        <w:rPr>
          <w:rFonts w:ascii="Arial" w:hAnsi="Arial" w:cs="Arial"/>
          <w:sz w:val="20"/>
          <w:szCs w:val="20"/>
        </w:rPr>
        <w:t>participants</w:t>
      </w:r>
      <w:r w:rsidR="000D27B0" w:rsidRPr="00D8459F">
        <w:rPr>
          <w:rFonts w:ascii="Arial" w:hAnsi="Arial" w:cs="Arial"/>
          <w:sz w:val="20"/>
          <w:szCs w:val="20"/>
        </w:rPr>
        <w:t xml:space="preserve"> had higher apparent clearance.</w:t>
      </w:r>
      <w:r w:rsidR="000D27B0">
        <w:rPr>
          <w:rFonts w:ascii="Arial" w:hAnsi="Arial" w:cs="Arial"/>
          <w:b/>
          <w:bCs/>
          <w:sz w:val="20"/>
          <w:szCs w:val="20"/>
        </w:rPr>
        <w:br w:type="page"/>
      </w:r>
    </w:p>
    <w:p w14:paraId="095001D5" w14:textId="75405259" w:rsidR="0048195F" w:rsidRPr="00DE288D" w:rsidRDefault="00F820D9" w:rsidP="00DE288D">
      <w:pPr>
        <w:tabs>
          <w:tab w:val="left" w:pos="1211"/>
        </w:tabs>
        <w:spacing w:line="480" w:lineRule="auto"/>
        <w:rPr>
          <w:rFonts w:ascii="Arial" w:hAnsi="Arial" w:cs="Arial"/>
          <w:b/>
          <w:bCs/>
          <w:sz w:val="20"/>
          <w:szCs w:val="20"/>
        </w:rPr>
      </w:pPr>
      <w:r>
        <w:rPr>
          <w:noProof/>
        </w:rPr>
        <w:lastRenderedPageBreak/>
        <mc:AlternateContent>
          <mc:Choice Requires="wps">
            <w:drawing>
              <wp:anchor distT="0" distB="0" distL="114300" distR="114300" simplePos="0" relativeHeight="251681792" behindDoc="0" locked="0" layoutInCell="1" allowOverlap="1" wp14:anchorId="3FA417D8" wp14:editId="6355039B">
                <wp:simplePos x="0" y="0"/>
                <wp:positionH relativeFrom="column">
                  <wp:posOffset>2446</wp:posOffset>
                </wp:positionH>
                <wp:positionV relativeFrom="paragraph">
                  <wp:posOffset>3932178</wp:posOffset>
                </wp:positionV>
                <wp:extent cx="651850" cy="579422"/>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51850" cy="579422"/>
                        </a:xfrm>
                        <a:prstGeom prst="rect">
                          <a:avLst/>
                        </a:prstGeom>
                        <a:noFill/>
                        <a:ln w="6350">
                          <a:noFill/>
                        </a:ln>
                      </wps:spPr>
                      <wps:txbx>
                        <w:txbxContent>
                          <w:p w14:paraId="4F8B5BAD" w14:textId="71A45499" w:rsidR="00540428" w:rsidRPr="00F820D9" w:rsidRDefault="00540428" w:rsidP="00F820D9">
                            <w:pPr>
                              <w:rPr>
                                <w:b/>
                                <w:bCs/>
                                <w:sz w:val="56"/>
                                <w:szCs w:val="56"/>
                              </w:rPr>
                            </w:pPr>
                            <w:r>
                              <w:rPr>
                                <w:b/>
                                <w:bCs/>
                                <w:sz w:val="56"/>
                                <w:szCs w:val="5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A417D8" id="_x0000_t202" coordsize="21600,21600" o:spt="202" path="m,l,21600r21600,l21600,xe">
                <v:stroke joinstyle="miter"/>
                <v:path gradientshapeok="t" o:connecttype="rect"/>
              </v:shapetype>
              <v:shape id="Text Box 12" o:spid="_x0000_s1026" type="#_x0000_t202" style="position:absolute;margin-left:.2pt;margin-top:309.6pt;width:51.35pt;height:45.6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" filled="f" stroked="f" strokeweight=".5pt">
                <v:textbox>
                  <w:txbxContent>
                    <w:p w14:paraId="4F8B5BAD" w14:textId="71A45499" w:rsidR="00540428" w:rsidRPr="00F820D9" w:rsidRDefault="00540428" w:rsidP="00F820D9">
                      <w:pPr>
                        <w:rPr>
                          <w:b/>
                          <w:bCs/>
                          <w:sz w:val="56"/>
                          <w:szCs w:val="56"/>
                        </w:rPr>
                      </w:pPr>
                      <w:r>
                        <w:rPr>
                          <w:b/>
                          <w:bCs/>
                          <w:sz w:val="56"/>
                          <w:szCs w:val="56"/>
                        </w:rPr>
                        <w:t>B</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D018AA8" wp14:editId="0EDEF581">
                <wp:simplePos x="0" y="0"/>
                <wp:positionH relativeFrom="column">
                  <wp:posOffset>31687</wp:posOffset>
                </wp:positionH>
                <wp:positionV relativeFrom="paragraph">
                  <wp:posOffset>-67901</wp:posOffset>
                </wp:positionV>
                <wp:extent cx="651850" cy="579422"/>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51850" cy="579422"/>
                        </a:xfrm>
                        <a:prstGeom prst="rect">
                          <a:avLst/>
                        </a:prstGeom>
                        <a:noFill/>
                        <a:ln w="6350">
                          <a:noFill/>
                        </a:ln>
                      </wps:spPr>
                      <wps:txbx>
                        <w:txbxContent>
                          <w:p w14:paraId="59292725" w14:textId="70053928" w:rsidR="00540428" w:rsidRPr="00F820D9" w:rsidRDefault="00540428">
                            <w:pPr>
                              <w:rPr>
                                <w:b/>
                                <w:bCs/>
                                <w:sz w:val="56"/>
                                <w:szCs w:val="56"/>
                              </w:rPr>
                            </w:pPr>
                            <w:r w:rsidRPr="00F820D9">
                              <w:rPr>
                                <w:b/>
                                <w:bCs/>
                                <w:sz w:val="56"/>
                                <w:szCs w:val="5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18AA8" id="Text Box 11" o:spid="_x0000_s1027" type="#_x0000_t202" style="position:absolute;margin-left:2.5pt;margin-top:-5.35pt;width:51.35pt;height:45.6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" filled="f" stroked="f" strokeweight=".5pt">
                <v:textbox>
                  <w:txbxContent>
                    <w:p w14:paraId="59292725" w14:textId="70053928" w:rsidR="00540428" w:rsidRPr="00F820D9" w:rsidRDefault="00540428">
                      <w:pPr>
                        <w:rPr>
                          <w:b/>
                          <w:bCs/>
                          <w:sz w:val="56"/>
                          <w:szCs w:val="56"/>
                        </w:rPr>
                      </w:pPr>
                      <w:r w:rsidRPr="00F820D9">
                        <w:rPr>
                          <w:b/>
                          <w:bCs/>
                          <w:sz w:val="56"/>
                          <w:szCs w:val="56"/>
                        </w:rPr>
                        <w:t>A</w:t>
                      </w:r>
                    </w:p>
                  </w:txbxContent>
                </v:textbox>
              </v:shape>
            </w:pict>
          </mc:Fallback>
        </mc:AlternateContent>
      </w:r>
      <w:r w:rsidR="00366763" w:rsidRPr="00366763">
        <w:rPr>
          <w:noProof/>
        </w:rPr>
        <w:t xml:space="preserve"> </w:t>
      </w:r>
      <w:r>
        <w:rPr>
          <w:rFonts w:ascii="Arial" w:hAnsi="Arial" w:cs="Arial"/>
          <w:b/>
          <w:bCs/>
          <w:noProof/>
          <w:sz w:val="20"/>
          <w:szCs w:val="20"/>
        </w:rPr>
        <w:drawing>
          <wp:inline distT="0" distB="0" distL="0" distR="0" wp14:anchorId="4D858907" wp14:editId="2BCDAED1">
            <wp:extent cx="5486400" cy="405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5486400" cy="4051300"/>
                    </a:xfrm>
                    <a:prstGeom prst="rect">
                      <a:avLst/>
                    </a:prstGeom>
                  </pic:spPr>
                </pic:pic>
              </a:graphicData>
            </a:graphic>
          </wp:inline>
        </w:drawing>
      </w:r>
      <w:r>
        <w:rPr>
          <w:rFonts w:ascii="Arial" w:hAnsi="Arial" w:cs="Arial"/>
          <w:b/>
          <w:bCs/>
          <w:noProof/>
          <w:sz w:val="20"/>
          <w:szCs w:val="20"/>
        </w:rPr>
        <w:drawing>
          <wp:inline distT="0" distB="0" distL="0" distR="0" wp14:anchorId="7ADFD034" wp14:editId="6EB9D180">
            <wp:extent cx="5486400" cy="4051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5486400" cy="4051300"/>
                    </a:xfrm>
                    <a:prstGeom prst="rect">
                      <a:avLst/>
                    </a:prstGeom>
                  </pic:spPr>
                </pic:pic>
              </a:graphicData>
            </a:graphic>
          </wp:inline>
        </w:drawing>
      </w:r>
    </w:p>
    <w:p w14:paraId="0CE730FB" w14:textId="6F9A80A5" w:rsidR="00BD07DD" w:rsidRDefault="00D74A01" w:rsidP="00DE288D">
      <w:pPr>
        <w:spacing w:line="480" w:lineRule="auto"/>
        <w:rPr>
          <w:rFonts w:ascii="Arial" w:hAnsi="Arial" w:cs="Arial"/>
          <w:sz w:val="20"/>
          <w:szCs w:val="20"/>
        </w:rPr>
      </w:pPr>
      <w:r w:rsidRPr="00DE288D">
        <w:rPr>
          <w:rFonts w:ascii="Arial" w:hAnsi="Arial" w:cs="Arial"/>
          <w:b/>
          <w:bCs/>
          <w:sz w:val="20"/>
          <w:szCs w:val="20"/>
        </w:rPr>
        <w:t xml:space="preserve">Supplemental Figure </w:t>
      </w:r>
      <w:r w:rsidR="00825859">
        <w:rPr>
          <w:rFonts w:ascii="Arial" w:hAnsi="Arial" w:cs="Arial"/>
          <w:b/>
          <w:bCs/>
          <w:sz w:val="20"/>
          <w:szCs w:val="20"/>
        </w:rPr>
        <w:t>2</w:t>
      </w:r>
      <w:r w:rsidRPr="00DE288D">
        <w:rPr>
          <w:rFonts w:ascii="Arial" w:hAnsi="Arial" w:cs="Arial"/>
          <w:b/>
          <w:bCs/>
          <w:sz w:val="20"/>
          <w:szCs w:val="20"/>
        </w:rPr>
        <w:t xml:space="preserve">. </w:t>
      </w:r>
      <w:r w:rsidR="00BD07DD">
        <w:rPr>
          <w:rFonts w:ascii="Arial" w:hAnsi="Arial" w:cs="Arial"/>
          <w:b/>
          <w:bCs/>
          <w:sz w:val="20"/>
          <w:szCs w:val="20"/>
        </w:rPr>
        <w:t xml:space="preserve">Prediction Corrected </w:t>
      </w:r>
      <w:r w:rsidRPr="00DE288D">
        <w:rPr>
          <w:rFonts w:ascii="Arial" w:hAnsi="Arial" w:cs="Arial"/>
          <w:b/>
          <w:bCs/>
          <w:sz w:val="20"/>
          <w:szCs w:val="20"/>
        </w:rPr>
        <w:t xml:space="preserve">Visual Predictive Checks of </w:t>
      </w:r>
      <w:r w:rsidR="00F820D9">
        <w:rPr>
          <w:rFonts w:ascii="Arial" w:hAnsi="Arial" w:cs="Arial"/>
          <w:b/>
          <w:bCs/>
          <w:sz w:val="20"/>
          <w:szCs w:val="20"/>
        </w:rPr>
        <w:t xml:space="preserve">(A) </w:t>
      </w:r>
      <w:r w:rsidRPr="00DE288D">
        <w:rPr>
          <w:rFonts w:ascii="Arial" w:hAnsi="Arial" w:cs="Arial"/>
          <w:b/>
          <w:bCs/>
          <w:sz w:val="20"/>
          <w:szCs w:val="20"/>
        </w:rPr>
        <w:t xml:space="preserve">Training and </w:t>
      </w:r>
      <w:r w:rsidR="00F820D9">
        <w:rPr>
          <w:rFonts w:ascii="Arial" w:hAnsi="Arial" w:cs="Arial"/>
          <w:b/>
          <w:bCs/>
          <w:sz w:val="20"/>
          <w:szCs w:val="20"/>
        </w:rPr>
        <w:t xml:space="preserve">(B) </w:t>
      </w:r>
      <w:r w:rsidRPr="00DE288D">
        <w:rPr>
          <w:rFonts w:ascii="Arial" w:hAnsi="Arial" w:cs="Arial"/>
          <w:b/>
          <w:bCs/>
          <w:sz w:val="20"/>
          <w:szCs w:val="20"/>
        </w:rPr>
        <w:t xml:space="preserve">Validation Cohorts. </w:t>
      </w:r>
      <w:r w:rsidR="00BD07DD" w:rsidRPr="00690237">
        <w:rPr>
          <w:rFonts w:ascii="Arial" w:hAnsi="Arial" w:cs="Arial"/>
          <w:sz w:val="20"/>
          <w:szCs w:val="20"/>
        </w:rPr>
        <w:t>Points show observed concentration, solid black line show median of the observed data, dashed black lines show the 5</w:t>
      </w:r>
      <w:r w:rsidR="00BD07DD" w:rsidRPr="00690237">
        <w:rPr>
          <w:rFonts w:ascii="Arial" w:hAnsi="Arial" w:cs="Arial"/>
          <w:sz w:val="20"/>
          <w:szCs w:val="20"/>
          <w:vertAlign w:val="superscript"/>
        </w:rPr>
        <w:t>th</w:t>
      </w:r>
      <w:r w:rsidR="00BD07DD" w:rsidRPr="00690237">
        <w:rPr>
          <w:rFonts w:ascii="Arial" w:hAnsi="Arial" w:cs="Arial"/>
          <w:sz w:val="20"/>
          <w:szCs w:val="20"/>
        </w:rPr>
        <w:t xml:space="preserve"> </w:t>
      </w:r>
      <w:r w:rsidR="00BD07DD" w:rsidRPr="00690237">
        <w:rPr>
          <w:rFonts w:ascii="Arial" w:hAnsi="Arial" w:cs="Arial"/>
          <w:sz w:val="20"/>
          <w:szCs w:val="20"/>
        </w:rPr>
        <w:lastRenderedPageBreak/>
        <w:t>and 95</w:t>
      </w:r>
      <w:r w:rsidR="00BD07DD" w:rsidRPr="00690237">
        <w:rPr>
          <w:rFonts w:ascii="Arial" w:hAnsi="Arial" w:cs="Arial"/>
          <w:sz w:val="20"/>
          <w:szCs w:val="20"/>
          <w:vertAlign w:val="superscript"/>
        </w:rPr>
        <w:t>th</w:t>
      </w:r>
      <w:r w:rsidR="00BD07DD" w:rsidRPr="00690237">
        <w:rPr>
          <w:rFonts w:ascii="Arial" w:hAnsi="Arial" w:cs="Arial"/>
          <w:sz w:val="20"/>
          <w:szCs w:val="20"/>
        </w:rPr>
        <w:t xml:space="preserve"> percentile of the observed data, shaded areas show 95% confidence interval of the 5</w:t>
      </w:r>
      <w:r w:rsidR="00BD07DD" w:rsidRPr="00690237">
        <w:rPr>
          <w:rFonts w:ascii="Arial" w:hAnsi="Arial" w:cs="Arial"/>
          <w:sz w:val="20"/>
          <w:szCs w:val="20"/>
          <w:vertAlign w:val="superscript"/>
        </w:rPr>
        <w:t>th</w:t>
      </w:r>
      <w:r w:rsidR="00BD07DD" w:rsidRPr="00690237">
        <w:rPr>
          <w:rFonts w:ascii="Arial" w:hAnsi="Arial" w:cs="Arial"/>
          <w:sz w:val="20"/>
          <w:szCs w:val="20"/>
        </w:rPr>
        <w:t>, median, and 95</w:t>
      </w:r>
      <w:r w:rsidR="00BD07DD" w:rsidRPr="00690237">
        <w:rPr>
          <w:rFonts w:ascii="Arial" w:hAnsi="Arial" w:cs="Arial"/>
          <w:sz w:val="20"/>
          <w:szCs w:val="20"/>
          <w:vertAlign w:val="superscript"/>
        </w:rPr>
        <w:t>th</w:t>
      </w:r>
      <w:r w:rsidR="00BD07DD">
        <w:rPr>
          <w:rFonts w:ascii="Arial" w:hAnsi="Arial" w:cs="Arial"/>
          <w:sz w:val="20"/>
          <w:szCs w:val="20"/>
        </w:rPr>
        <w:t xml:space="preserve"> </w:t>
      </w:r>
      <w:r w:rsidR="00BD07DD" w:rsidRPr="00690237">
        <w:rPr>
          <w:rFonts w:ascii="Arial" w:hAnsi="Arial" w:cs="Arial"/>
          <w:sz w:val="20"/>
          <w:szCs w:val="20"/>
        </w:rPr>
        <w:t>percentile of model predicted simulations.</w:t>
      </w:r>
    </w:p>
    <w:p w14:paraId="438F6821" w14:textId="5B90C9DE" w:rsidR="0048195F" w:rsidRPr="00BD07DD" w:rsidRDefault="00BD07DD" w:rsidP="00BD07DD">
      <w:pPr>
        <w:rPr>
          <w:rFonts w:ascii="Arial" w:hAnsi="Arial" w:cs="Arial"/>
          <w:sz w:val="20"/>
          <w:szCs w:val="20"/>
        </w:rPr>
      </w:pPr>
      <w:r>
        <w:rPr>
          <w:rFonts w:ascii="Arial" w:hAnsi="Arial" w:cs="Arial"/>
          <w:sz w:val="20"/>
          <w:szCs w:val="20"/>
        </w:rPr>
        <w:br w:type="page"/>
      </w:r>
    </w:p>
    <w:tbl>
      <w:tblPr>
        <w:tblStyle w:val="PlainTable5"/>
        <w:tblpPr w:leftFromText="180" w:rightFromText="180" w:horzAnchor="margin" w:tblpY="613"/>
        <w:tblW w:w="10917" w:type="dxa"/>
        <w:tblLayout w:type="fixed"/>
        <w:tblLook w:val="04A0" w:firstRow="1" w:lastRow="0" w:firstColumn="1" w:lastColumn="0" w:noHBand="0" w:noVBand="1"/>
      </w:tblPr>
      <w:tblGrid>
        <w:gridCol w:w="3800"/>
        <w:gridCol w:w="1779"/>
        <w:gridCol w:w="1779"/>
        <w:gridCol w:w="1779"/>
        <w:gridCol w:w="1780"/>
      </w:tblGrid>
      <w:tr w:rsidR="00F91451" w:rsidRPr="004330BB" w14:paraId="66CCEB35" w14:textId="77777777" w:rsidTr="005E1CAC">
        <w:trPr>
          <w:cnfStyle w:val="100000000000" w:firstRow="1" w:lastRow="0" w:firstColumn="0" w:lastColumn="0" w:oddVBand="0" w:evenVBand="0" w:oddHBand="0" w:evenHBand="0" w:firstRowFirstColumn="0" w:firstRowLastColumn="0" w:lastRowFirstColumn="0" w:lastRowLastColumn="0"/>
          <w:trHeight w:val="214"/>
        </w:trPr>
        <w:tc>
          <w:tcPr>
            <w:cnfStyle w:val="001000000100" w:firstRow="0" w:lastRow="0" w:firstColumn="1" w:lastColumn="0" w:oddVBand="0" w:evenVBand="0" w:oddHBand="0" w:evenHBand="0" w:firstRowFirstColumn="1" w:firstRowLastColumn="0" w:lastRowFirstColumn="0" w:lastRowLastColumn="0"/>
            <w:tcW w:w="3800" w:type="dxa"/>
            <w:tcBorders>
              <w:right w:val="single" w:sz="4" w:space="0" w:color="auto"/>
            </w:tcBorders>
            <w:noWrap/>
          </w:tcPr>
          <w:p w14:paraId="7B75B0AC" w14:textId="77777777" w:rsidR="00F91451" w:rsidRPr="00F6428B" w:rsidRDefault="00F91451" w:rsidP="005E1CAC">
            <w:pPr>
              <w:rPr>
                <w:rFonts w:ascii="Arial" w:eastAsia="Times New Roman" w:hAnsi="Arial" w:cs="Arial"/>
                <w:sz w:val="18"/>
                <w:szCs w:val="18"/>
              </w:rPr>
            </w:pPr>
          </w:p>
        </w:tc>
        <w:tc>
          <w:tcPr>
            <w:tcW w:w="3558" w:type="dxa"/>
            <w:gridSpan w:val="2"/>
            <w:tcBorders>
              <w:top w:val="single" w:sz="4" w:space="0" w:color="auto"/>
              <w:left w:val="single" w:sz="4" w:space="0" w:color="auto"/>
              <w:bottom w:val="single" w:sz="4" w:space="0" w:color="auto"/>
              <w:right w:val="single" w:sz="4" w:space="0" w:color="auto"/>
            </w:tcBorders>
            <w:vAlign w:val="center"/>
          </w:tcPr>
          <w:p w14:paraId="6D07C303" w14:textId="77777777" w:rsidR="00F91451" w:rsidRDefault="00F91451" w:rsidP="005E1CA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i w:val="0"/>
                <w:iCs w:val="0"/>
                <w:sz w:val="18"/>
                <w:szCs w:val="18"/>
              </w:rPr>
            </w:pPr>
            <w:r>
              <w:rPr>
                <w:rFonts w:ascii="Arial" w:eastAsia="Times New Roman" w:hAnsi="Arial" w:cs="Arial"/>
                <w:b/>
                <w:bCs/>
                <w:i w:val="0"/>
                <w:iCs w:val="0"/>
                <w:sz w:val="18"/>
                <w:szCs w:val="18"/>
              </w:rPr>
              <w:t>Training Model</w:t>
            </w:r>
          </w:p>
        </w:tc>
        <w:tc>
          <w:tcPr>
            <w:tcW w:w="3559" w:type="dxa"/>
            <w:gridSpan w:val="2"/>
            <w:tcBorders>
              <w:top w:val="single" w:sz="4" w:space="0" w:color="auto"/>
              <w:left w:val="single" w:sz="4" w:space="0" w:color="auto"/>
              <w:bottom w:val="single" w:sz="4" w:space="0" w:color="auto"/>
              <w:right w:val="single" w:sz="4" w:space="0" w:color="auto"/>
            </w:tcBorders>
            <w:vAlign w:val="center"/>
          </w:tcPr>
          <w:p w14:paraId="3C536816" w14:textId="77777777" w:rsidR="00F91451" w:rsidRDefault="00F91451" w:rsidP="005E1CA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i w:val="0"/>
                <w:iCs w:val="0"/>
                <w:sz w:val="18"/>
                <w:szCs w:val="18"/>
              </w:rPr>
            </w:pPr>
            <w:r>
              <w:rPr>
                <w:rFonts w:ascii="Arial" w:eastAsia="Times New Roman" w:hAnsi="Arial" w:cs="Arial"/>
                <w:b/>
                <w:bCs/>
                <w:i w:val="0"/>
                <w:iCs w:val="0"/>
                <w:sz w:val="18"/>
                <w:szCs w:val="18"/>
              </w:rPr>
              <w:t>Final Full Model</w:t>
            </w:r>
          </w:p>
        </w:tc>
      </w:tr>
      <w:tr w:rsidR="00F91451" w:rsidRPr="004330BB" w14:paraId="0B06EDBB" w14:textId="77777777" w:rsidTr="005E1CAC">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7F7F7F" w:themeColor="text1" w:themeTint="80"/>
              <w:left w:val="single" w:sz="4" w:space="0" w:color="auto"/>
              <w:bottom w:val="single" w:sz="4" w:space="0" w:color="auto"/>
            </w:tcBorders>
            <w:noWrap/>
            <w:vAlign w:val="bottom"/>
            <w:hideMark/>
          </w:tcPr>
          <w:p w14:paraId="5E683A93" w14:textId="63215D62" w:rsidR="00F91451" w:rsidRPr="00B12C35" w:rsidRDefault="00F91451" w:rsidP="005E1CAC">
            <w:pPr>
              <w:jc w:val="left"/>
              <w:rPr>
                <w:rFonts w:ascii="Arial" w:eastAsia="Times New Roman" w:hAnsi="Arial" w:cs="Arial"/>
                <w:b/>
                <w:bCs/>
                <w:i w:val="0"/>
                <w:iCs w:val="0"/>
                <w:sz w:val="18"/>
                <w:szCs w:val="18"/>
              </w:rPr>
            </w:pPr>
            <w:r w:rsidRPr="00B12C35">
              <w:rPr>
                <w:rFonts w:ascii="Arial" w:eastAsia="Times New Roman" w:hAnsi="Arial" w:cs="Arial"/>
                <w:b/>
                <w:bCs/>
                <w:i w:val="0"/>
                <w:iCs w:val="0"/>
                <w:sz w:val="18"/>
                <w:szCs w:val="18"/>
              </w:rPr>
              <w:t>Parameters</w:t>
            </w:r>
            <w:r w:rsidR="008847E5">
              <w:rPr>
                <w:rFonts w:ascii="Arial" w:eastAsia="Times New Roman" w:hAnsi="Arial" w:cs="Arial"/>
                <w:b/>
                <w:bCs/>
                <w:i w:val="0"/>
                <w:iCs w:val="0"/>
                <w:sz w:val="18"/>
                <w:szCs w:val="18"/>
              </w:rPr>
              <w:t xml:space="preserve"> (units)</w:t>
            </w:r>
          </w:p>
        </w:tc>
        <w:tc>
          <w:tcPr>
            <w:tcW w:w="1779" w:type="dxa"/>
            <w:tcBorders>
              <w:top w:val="single" w:sz="4" w:space="0" w:color="auto"/>
              <w:bottom w:val="single" w:sz="4" w:space="0" w:color="auto"/>
            </w:tcBorders>
            <w:vAlign w:val="bottom"/>
          </w:tcPr>
          <w:p w14:paraId="5F9C0FF0" w14:textId="77777777" w:rsidR="00F91451" w:rsidRPr="00B12C3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rPr>
            </w:pPr>
            <w:r w:rsidRPr="00B12C35">
              <w:rPr>
                <w:rFonts w:ascii="Arial" w:eastAsia="Times New Roman" w:hAnsi="Arial" w:cs="Arial"/>
                <w:b/>
                <w:bCs/>
                <w:sz w:val="18"/>
                <w:szCs w:val="18"/>
              </w:rPr>
              <w:t>Estimate (%RSE)</w:t>
            </w:r>
          </w:p>
        </w:tc>
        <w:tc>
          <w:tcPr>
            <w:tcW w:w="1779" w:type="dxa"/>
            <w:tcBorders>
              <w:top w:val="single" w:sz="4" w:space="0" w:color="auto"/>
              <w:bottom w:val="single" w:sz="4" w:space="0" w:color="auto"/>
              <w:right w:val="single" w:sz="4" w:space="0" w:color="auto"/>
            </w:tcBorders>
            <w:vAlign w:val="bottom"/>
          </w:tcPr>
          <w:p w14:paraId="011C51AB" w14:textId="67C1E9FA" w:rsidR="00F91451" w:rsidRPr="00B12C3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rPr>
            </w:pPr>
            <w:r w:rsidRPr="00B12C35">
              <w:rPr>
                <w:rFonts w:ascii="Arial" w:eastAsia="Times New Roman" w:hAnsi="Arial" w:cs="Arial"/>
                <w:b/>
                <w:bCs/>
                <w:sz w:val="18"/>
                <w:szCs w:val="18"/>
              </w:rPr>
              <w:t xml:space="preserve">Between-subject Variability </w:t>
            </w:r>
            <w:r w:rsidR="00BF6C35">
              <w:rPr>
                <w:rFonts w:ascii="Arial" w:eastAsia="Times New Roman" w:hAnsi="Arial" w:cs="Arial"/>
                <w:b/>
                <w:bCs/>
                <w:sz w:val="18"/>
                <w:szCs w:val="18"/>
              </w:rPr>
              <w:br/>
            </w:r>
            <w:r w:rsidRPr="00B12C35">
              <w:rPr>
                <w:rFonts w:ascii="Arial" w:eastAsia="Times New Roman" w:hAnsi="Arial" w:cs="Arial"/>
                <w:b/>
                <w:bCs/>
                <w:sz w:val="18"/>
                <w:szCs w:val="18"/>
              </w:rPr>
              <w:t>%CV (%RSE)</w:t>
            </w:r>
          </w:p>
        </w:tc>
        <w:tc>
          <w:tcPr>
            <w:tcW w:w="1779" w:type="dxa"/>
            <w:tcBorders>
              <w:top w:val="single" w:sz="4" w:space="0" w:color="auto"/>
              <w:left w:val="single" w:sz="4" w:space="0" w:color="auto"/>
              <w:bottom w:val="single" w:sz="4" w:space="0" w:color="auto"/>
            </w:tcBorders>
            <w:vAlign w:val="bottom"/>
            <w:hideMark/>
          </w:tcPr>
          <w:p w14:paraId="2EE6181B" w14:textId="77777777" w:rsidR="00F91451" w:rsidRPr="00B12C3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rPr>
            </w:pPr>
            <w:r w:rsidRPr="00B12C35">
              <w:rPr>
                <w:rFonts w:ascii="Arial" w:eastAsia="Times New Roman" w:hAnsi="Arial" w:cs="Arial"/>
                <w:b/>
                <w:bCs/>
                <w:sz w:val="18"/>
                <w:szCs w:val="18"/>
              </w:rPr>
              <w:t>Estimate (%RSE)</w:t>
            </w:r>
          </w:p>
        </w:tc>
        <w:tc>
          <w:tcPr>
            <w:tcW w:w="1780" w:type="dxa"/>
            <w:tcBorders>
              <w:top w:val="single" w:sz="4" w:space="0" w:color="auto"/>
              <w:bottom w:val="single" w:sz="4" w:space="0" w:color="auto"/>
              <w:right w:val="single" w:sz="4" w:space="0" w:color="auto"/>
            </w:tcBorders>
            <w:vAlign w:val="bottom"/>
          </w:tcPr>
          <w:p w14:paraId="4C3792C8" w14:textId="061140A5" w:rsidR="00F91451" w:rsidRPr="00B12C3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rPr>
            </w:pPr>
            <w:r w:rsidRPr="00B12C35">
              <w:rPr>
                <w:rFonts w:ascii="Arial" w:eastAsia="Times New Roman" w:hAnsi="Arial" w:cs="Arial"/>
                <w:b/>
                <w:bCs/>
                <w:sz w:val="18"/>
                <w:szCs w:val="18"/>
              </w:rPr>
              <w:t>Between-subject Variability</w:t>
            </w:r>
            <w:r w:rsidR="00BF6C35">
              <w:rPr>
                <w:rFonts w:ascii="Arial" w:eastAsia="Times New Roman" w:hAnsi="Arial" w:cs="Arial"/>
                <w:b/>
                <w:bCs/>
                <w:sz w:val="18"/>
                <w:szCs w:val="18"/>
              </w:rPr>
              <w:br/>
            </w:r>
            <w:r w:rsidRPr="00B12C35">
              <w:rPr>
                <w:rFonts w:ascii="Arial" w:eastAsia="Times New Roman" w:hAnsi="Arial" w:cs="Arial"/>
                <w:b/>
                <w:bCs/>
                <w:sz w:val="18"/>
                <w:szCs w:val="18"/>
              </w:rPr>
              <w:t>%CV (%RSE)</w:t>
            </w:r>
          </w:p>
        </w:tc>
      </w:tr>
      <w:tr w:rsidR="00F91451" w:rsidRPr="004330BB" w14:paraId="14040DCD"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left w:val="single" w:sz="4" w:space="0" w:color="auto"/>
            </w:tcBorders>
            <w:vAlign w:val="center"/>
            <w:hideMark/>
          </w:tcPr>
          <w:p w14:paraId="23DAE811" w14:textId="77777777" w:rsidR="00F91451" w:rsidRPr="00F6428B" w:rsidRDefault="00F91451" w:rsidP="005E1CAC">
            <w:pPr>
              <w:rPr>
                <w:rFonts w:ascii="Arial" w:eastAsia="Times New Roman" w:hAnsi="Arial" w:cs="Arial"/>
                <w:i w:val="0"/>
                <w:iCs w:val="0"/>
                <w:sz w:val="18"/>
                <w:szCs w:val="18"/>
              </w:rPr>
            </w:pPr>
            <w:r w:rsidRPr="00F6428B">
              <w:rPr>
                <w:rFonts w:ascii="Arial" w:hAnsi="Arial" w:cs="Arial"/>
                <w:i w:val="0"/>
                <w:iCs w:val="0"/>
                <w:kern w:val="24"/>
                <w:sz w:val="18"/>
                <w:szCs w:val="18"/>
              </w:rPr>
              <w:t>CL/F (L/h)</w:t>
            </w:r>
          </w:p>
        </w:tc>
        <w:tc>
          <w:tcPr>
            <w:tcW w:w="1779" w:type="dxa"/>
            <w:tcBorders>
              <w:top w:val="single" w:sz="4" w:space="0" w:color="auto"/>
            </w:tcBorders>
            <w:vAlign w:val="center"/>
          </w:tcPr>
          <w:p w14:paraId="20059272"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2.2</w:t>
            </w:r>
            <w:r>
              <w:rPr>
                <w:rFonts w:ascii="Arial" w:hAnsi="Arial" w:cs="Arial"/>
                <w:kern w:val="24"/>
                <w:sz w:val="18"/>
                <w:szCs w:val="18"/>
              </w:rPr>
              <w:t>2</w:t>
            </w:r>
            <w:r w:rsidRPr="00020585">
              <w:rPr>
                <w:rFonts w:ascii="Arial" w:hAnsi="Arial" w:cs="Arial"/>
                <w:kern w:val="24"/>
                <w:sz w:val="18"/>
                <w:szCs w:val="18"/>
              </w:rPr>
              <w:t xml:space="preserve"> (1)</w:t>
            </w:r>
          </w:p>
        </w:tc>
        <w:tc>
          <w:tcPr>
            <w:tcW w:w="1779" w:type="dxa"/>
            <w:tcBorders>
              <w:top w:val="single" w:sz="4" w:space="0" w:color="auto"/>
              <w:right w:val="single" w:sz="4" w:space="0" w:color="auto"/>
            </w:tcBorders>
            <w:vAlign w:val="center"/>
          </w:tcPr>
          <w:p w14:paraId="10CFD0B8" w14:textId="67B01378"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27.8</w:t>
            </w:r>
            <w:r w:rsidRPr="00020585">
              <w:rPr>
                <w:rFonts w:ascii="Arial" w:hAnsi="Arial" w:cs="Arial"/>
                <w:kern w:val="24"/>
                <w:sz w:val="18"/>
                <w:szCs w:val="18"/>
              </w:rPr>
              <w:t xml:space="preserve"> (</w:t>
            </w:r>
            <w:r>
              <w:rPr>
                <w:rFonts w:ascii="Arial" w:hAnsi="Arial" w:cs="Arial"/>
                <w:kern w:val="24"/>
                <w:sz w:val="18"/>
                <w:szCs w:val="18"/>
              </w:rPr>
              <w:t>7</w:t>
            </w:r>
            <w:r w:rsidRPr="00020585">
              <w:rPr>
                <w:rFonts w:ascii="Arial" w:hAnsi="Arial" w:cs="Arial"/>
                <w:kern w:val="24"/>
                <w:sz w:val="18"/>
                <w:szCs w:val="18"/>
              </w:rPr>
              <w:t>)</w:t>
            </w:r>
          </w:p>
        </w:tc>
        <w:tc>
          <w:tcPr>
            <w:tcW w:w="1779" w:type="dxa"/>
            <w:tcBorders>
              <w:top w:val="single" w:sz="4" w:space="0" w:color="auto"/>
              <w:left w:val="single" w:sz="4" w:space="0" w:color="auto"/>
            </w:tcBorders>
            <w:noWrap/>
            <w:vAlign w:val="center"/>
            <w:hideMark/>
          </w:tcPr>
          <w:p w14:paraId="2945642D"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2.25 (1)</w:t>
            </w:r>
          </w:p>
        </w:tc>
        <w:tc>
          <w:tcPr>
            <w:tcW w:w="1780" w:type="dxa"/>
            <w:tcBorders>
              <w:top w:val="single" w:sz="4" w:space="0" w:color="auto"/>
              <w:right w:val="single" w:sz="4" w:space="0" w:color="auto"/>
            </w:tcBorders>
            <w:vAlign w:val="center"/>
          </w:tcPr>
          <w:p w14:paraId="6620D123" w14:textId="68E7D77B"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hAnsi="Arial" w:cs="Arial"/>
                <w:kern w:val="24"/>
                <w:sz w:val="18"/>
                <w:szCs w:val="18"/>
              </w:rPr>
              <w:t>32.4</w:t>
            </w:r>
            <w:r w:rsidRPr="00020585">
              <w:rPr>
                <w:rFonts w:ascii="Arial" w:hAnsi="Arial" w:cs="Arial"/>
                <w:kern w:val="24"/>
                <w:sz w:val="18"/>
                <w:szCs w:val="18"/>
              </w:rPr>
              <w:t xml:space="preserve"> (4)</w:t>
            </w:r>
          </w:p>
        </w:tc>
      </w:tr>
      <w:tr w:rsidR="00F91451" w:rsidRPr="004330BB" w14:paraId="49F11365"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hideMark/>
          </w:tcPr>
          <w:p w14:paraId="7A921C07" w14:textId="77777777" w:rsidR="00F91451" w:rsidRPr="00F6428B" w:rsidRDefault="00F91451"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V/F (L)</w:t>
            </w:r>
          </w:p>
        </w:tc>
        <w:tc>
          <w:tcPr>
            <w:tcW w:w="1779" w:type="dxa"/>
            <w:vAlign w:val="center"/>
          </w:tcPr>
          <w:p w14:paraId="524A3F57"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4</w:t>
            </w:r>
            <w:r>
              <w:rPr>
                <w:rFonts w:ascii="Arial" w:hAnsi="Arial" w:cs="Arial"/>
                <w:kern w:val="24"/>
                <w:sz w:val="18"/>
                <w:szCs w:val="18"/>
              </w:rPr>
              <w:t>2.9</w:t>
            </w:r>
            <w:r w:rsidRPr="00020585">
              <w:rPr>
                <w:rFonts w:ascii="Arial" w:hAnsi="Arial" w:cs="Arial"/>
                <w:kern w:val="24"/>
                <w:sz w:val="18"/>
                <w:szCs w:val="18"/>
              </w:rPr>
              <w:t xml:space="preserve"> (</w:t>
            </w:r>
            <w:r>
              <w:rPr>
                <w:rFonts w:ascii="Arial" w:hAnsi="Arial" w:cs="Arial"/>
                <w:kern w:val="24"/>
                <w:sz w:val="18"/>
                <w:szCs w:val="18"/>
              </w:rPr>
              <w:t>3</w:t>
            </w:r>
            <w:r w:rsidRPr="00020585">
              <w:rPr>
                <w:rFonts w:ascii="Arial" w:hAnsi="Arial" w:cs="Arial"/>
                <w:kern w:val="24"/>
                <w:sz w:val="18"/>
                <w:szCs w:val="18"/>
              </w:rPr>
              <w:t>)</w:t>
            </w:r>
          </w:p>
        </w:tc>
        <w:tc>
          <w:tcPr>
            <w:tcW w:w="1779" w:type="dxa"/>
            <w:tcBorders>
              <w:right w:val="single" w:sz="4" w:space="0" w:color="auto"/>
            </w:tcBorders>
            <w:vAlign w:val="center"/>
          </w:tcPr>
          <w:p w14:paraId="056CBDC2"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w:t>
            </w:r>
          </w:p>
        </w:tc>
        <w:tc>
          <w:tcPr>
            <w:tcW w:w="1779" w:type="dxa"/>
            <w:tcBorders>
              <w:left w:val="single" w:sz="4" w:space="0" w:color="auto"/>
            </w:tcBorders>
            <w:noWrap/>
            <w:vAlign w:val="center"/>
            <w:hideMark/>
          </w:tcPr>
          <w:p w14:paraId="55B7D44E"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47.3 (2)</w:t>
            </w:r>
          </w:p>
        </w:tc>
        <w:tc>
          <w:tcPr>
            <w:tcW w:w="1780" w:type="dxa"/>
            <w:tcBorders>
              <w:right w:val="single" w:sz="4" w:space="0" w:color="auto"/>
            </w:tcBorders>
            <w:vAlign w:val="center"/>
          </w:tcPr>
          <w:p w14:paraId="085898F8"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w:t>
            </w:r>
          </w:p>
        </w:tc>
      </w:tr>
      <w:tr w:rsidR="00F91451" w:rsidRPr="004330BB" w14:paraId="44187D1C"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hideMark/>
          </w:tcPr>
          <w:p w14:paraId="4081F776" w14:textId="77777777" w:rsidR="00F91451" w:rsidRPr="00F6428B" w:rsidRDefault="00F91451"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MTT (h)</w:t>
            </w:r>
          </w:p>
        </w:tc>
        <w:tc>
          <w:tcPr>
            <w:tcW w:w="1779" w:type="dxa"/>
            <w:vAlign w:val="center"/>
          </w:tcPr>
          <w:p w14:paraId="54FF47AD"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4.04</w:t>
            </w:r>
            <w:r w:rsidRPr="00020585">
              <w:rPr>
                <w:rFonts w:ascii="Arial" w:hAnsi="Arial" w:cs="Arial"/>
                <w:kern w:val="24"/>
                <w:sz w:val="18"/>
                <w:szCs w:val="18"/>
              </w:rPr>
              <w:t xml:space="preserve"> (</w:t>
            </w:r>
            <w:r>
              <w:rPr>
                <w:rFonts w:ascii="Arial" w:hAnsi="Arial" w:cs="Arial"/>
                <w:kern w:val="24"/>
                <w:sz w:val="18"/>
                <w:szCs w:val="18"/>
              </w:rPr>
              <w:t>4</w:t>
            </w:r>
            <w:r w:rsidRPr="00020585">
              <w:rPr>
                <w:rFonts w:ascii="Arial" w:hAnsi="Arial" w:cs="Arial"/>
                <w:kern w:val="24"/>
                <w:sz w:val="18"/>
                <w:szCs w:val="18"/>
              </w:rPr>
              <w:t>)</w:t>
            </w:r>
          </w:p>
        </w:tc>
        <w:tc>
          <w:tcPr>
            <w:tcW w:w="1779" w:type="dxa"/>
            <w:tcBorders>
              <w:right w:val="single" w:sz="4" w:space="0" w:color="auto"/>
            </w:tcBorders>
            <w:vAlign w:val="center"/>
          </w:tcPr>
          <w:p w14:paraId="606DA192" w14:textId="29777AD5"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35.5</w:t>
            </w:r>
            <w:r w:rsidRPr="00020585">
              <w:rPr>
                <w:rFonts w:ascii="Arial" w:hAnsi="Arial" w:cs="Arial"/>
                <w:kern w:val="24"/>
                <w:sz w:val="18"/>
                <w:szCs w:val="18"/>
              </w:rPr>
              <w:t xml:space="preserve"> (</w:t>
            </w:r>
            <w:r>
              <w:rPr>
                <w:rFonts w:ascii="Arial" w:hAnsi="Arial" w:cs="Arial"/>
                <w:kern w:val="24"/>
                <w:sz w:val="18"/>
                <w:szCs w:val="18"/>
              </w:rPr>
              <w:t>7</w:t>
            </w:r>
            <w:r w:rsidRPr="00020585">
              <w:rPr>
                <w:rFonts w:ascii="Arial" w:hAnsi="Arial" w:cs="Arial"/>
                <w:kern w:val="24"/>
                <w:sz w:val="18"/>
                <w:szCs w:val="18"/>
              </w:rPr>
              <w:t>)</w:t>
            </w:r>
          </w:p>
        </w:tc>
        <w:tc>
          <w:tcPr>
            <w:tcW w:w="1779" w:type="dxa"/>
            <w:tcBorders>
              <w:left w:val="single" w:sz="4" w:space="0" w:color="auto"/>
            </w:tcBorders>
            <w:noWrap/>
            <w:vAlign w:val="center"/>
            <w:hideMark/>
          </w:tcPr>
          <w:p w14:paraId="6164FF06"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3.66 (3)</w:t>
            </w:r>
          </w:p>
        </w:tc>
        <w:tc>
          <w:tcPr>
            <w:tcW w:w="1780" w:type="dxa"/>
            <w:tcBorders>
              <w:right w:val="single" w:sz="4" w:space="0" w:color="auto"/>
            </w:tcBorders>
            <w:vAlign w:val="center"/>
          </w:tcPr>
          <w:p w14:paraId="7A98699C" w14:textId="21427150"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hAnsi="Arial" w:cs="Arial"/>
                <w:kern w:val="24"/>
                <w:sz w:val="18"/>
                <w:szCs w:val="18"/>
              </w:rPr>
              <w:t>33.8</w:t>
            </w:r>
            <w:r w:rsidRPr="00020585">
              <w:rPr>
                <w:rFonts w:ascii="Arial" w:hAnsi="Arial" w:cs="Arial"/>
                <w:kern w:val="24"/>
                <w:sz w:val="18"/>
                <w:szCs w:val="18"/>
              </w:rPr>
              <w:t xml:space="preserve"> (9)</w:t>
            </w:r>
          </w:p>
        </w:tc>
      </w:tr>
      <w:tr w:rsidR="00F91451" w:rsidRPr="004330BB" w14:paraId="21C2CF9D"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hideMark/>
          </w:tcPr>
          <w:p w14:paraId="7A846353" w14:textId="77777777" w:rsidR="00F91451" w:rsidRPr="00F6428B" w:rsidRDefault="00F91451"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CL</w:t>
            </w:r>
            <w:r w:rsidRPr="00F6428B">
              <w:rPr>
                <w:rFonts w:ascii="Arial" w:hAnsi="Arial" w:cs="Arial"/>
                <w:i w:val="0"/>
                <w:iCs w:val="0"/>
                <w:kern w:val="24"/>
                <w:position w:val="-6"/>
                <w:sz w:val="18"/>
                <w:szCs w:val="18"/>
                <w:vertAlign w:val="subscript"/>
              </w:rPr>
              <w:t>m</w:t>
            </w:r>
            <w:r w:rsidRPr="00F6428B">
              <w:rPr>
                <w:rFonts w:ascii="Arial" w:hAnsi="Arial" w:cs="Arial"/>
                <w:i w:val="0"/>
                <w:iCs w:val="0"/>
                <w:kern w:val="24"/>
                <w:sz w:val="18"/>
                <w:szCs w:val="18"/>
              </w:rPr>
              <w:t>/F</w:t>
            </w:r>
            <w:r w:rsidRPr="00F6428B">
              <w:rPr>
                <w:rFonts w:ascii="Arial" w:hAnsi="Arial" w:cs="Arial"/>
                <w:i w:val="0"/>
                <w:iCs w:val="0"/>
                <w:kern w:val="24"/>
                <w:position w:val="-6"/>
                <w:sz w:val="18"/>
                <w:szCs w:val="18"/>
                <w:vertAlign w:val="subscript"/>
              </w:rPr>
              <w:t>m</w:t>
            </w:r>
            <w:r w:rsidRPr="00F6428B">
              <w:rPr>
                <w:rFonts w:ascii="Arial" w:hAnsi="Arial" w:cs="Arial"/>
                <w:i w:val="0"/>
                <w:iCs w:val="0"/>
                <w:kern w:val="24"/>
                <w:sz w:val="18"/>
                <w:szCs w:val="18"/>
              </w:rPr>
              <w:t xml:space="preserve"> (L/h)</w:t>
            </w:r>
          </w:p>
        </w:tc>
        <w:tc>
          <w:tcPr>
            <w:tcW w:w="1779" w:type="dxa"/>
            <w:vAlign w:val="center"/>
          </w:tcPr>
          <w:p w14:paraId="43E36448"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2.</w:t>
            </w:r>
            <w:r>
              <w:rPr>
                <w:rFonts w:ascii="Arial" w:hAnsi="Arial" w:cs="Arial"/>
                <w:kern w:val="24"/>
                <w:sz w:val="18"/>
                <w:szCs w:val="18"/>
              </w:rPr>
              <w:t>09</w:t>
            </w:r>
            <w:r w:rsidRPr="00020585">
              <w:rPr>
                <w:rFonts w:ascii="Arial" w:hAnsi="Arial" w:cs="Arial"/>
                <w:kern w:val="24"/>
                <w:sz w:val="18"/>
                <w:szCs w:val="18"/>
              </w:rPr>
              <w:t xml:space="preserve"> (</w:t>
            </w:r>
            <w:r>
              <w:rPr>
                <w:rFonts w:ascii="Arial" w:hAnsi="Arial" w:cs="Arial"/>
                <w:kern w:val="24"/>
                <w:sz w:val="18"/>
                <w:szCs w:val="18"/>
              </w:rPr>
              <w:t>1</w:t>
            </w:r>
            <w:r w:rsidRPr="00020585">
              <w:rPr>
                <w:rFonts w:ascii="Arial" w:hAnsi="Arial" w:cs="Arial"/>
                <w:kern w:val="24"/>
                <w:sz w:val="18"/>
                <w:szCs w:val="18"/>
              </w:rPr>
              <w:t>)</w:t>
            </w:r>
          </w:p>
        </w:tc>
        <w:tc>
          <w:tcPr>
            <w:tcW w:w="1779" w:type="dxa"/>
            <w:tcBorders>
              <w:right w:val="single" w:sz="4" w:space="0" w:color="auto"/>
            </w:tcBorders>
            <w:vAlign w:val="center"/>
          </w:tcPr>
          <w:p w14:paraId="058B0530" w14:textId="7E7A00A3"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46.8</w:t>
            </w:r>
            <w:r w:rsidRPr="00020585">
              <w:rPr>
                <w:rFonts w:ascii="Arial" w:hAnsi="Arial" w:cs="Arial"/>
                <w:kern w:val="24"/>
                <w:sz w:val="18"/>
                <w:szCs w:val="18"/>
              </w:rPr>
              <w:t xml:space="preserve"> (</w:t>
            </w:r>
            <w:r>
              <w:rPr>
                <w:rFonts w:ascii="Arial" w:hAnsi="Arial" w:cs="Arial"/>
                <w:kern w:val="24"/>
                <w:sz w:val="18"/>
                <w:szCs w:val="18"/>
              </w:rPr>
              <w:t>4</w:t>
            </w:r>
            <w:r w:rsidRPr="00020585">
              <w:rPr>
                <w:rFonts w:ascii="Arial" w:hAnsi="Arial" w:cs="Arial"/>
                <w:kern w:val="24"/>
                <w:sz w:val="18"/>
                <w:szCs w:val="18"/>
              </w:rPr>
              <w:t xml:space="preserve">) </w:t>
            </w:r>
          </w:p>
        </w:tc>
        <w:tc>
          <w:tcPr>
            <w:tcW w:w="1779" w:type="dxa"/>
            <w:tcBorders>
              <w:left w:val="single" w:sz="4" w:space="0" w:color="auto"/>
            </w:tcBorders>
            <w:noWrap/>
            <w:vAlign w:val="center"/>
            <w:hideMark/>
          </w:tcPr>
          <w:p w14:paraId="23476F45"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2.14 (2)</w:t>
            </w:r>
          </w:p>
        </w:tc>
        <w:tc>
          <w:tcPr>
            <w:tcW w:w="1780" w:type="dxa"/>
            <w:tcBorders>
              <w:right w:val="single" w:sz="4" w:space="0" w:color="auto"/>
            </w:tcBorders>
            <w:vAlign w:val="center"/>
          </w:tcPr>
          <w:p w14:paraId="06846FD4" w14:textId="0D01C58F"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Pr>
                <w:rFonts w:ascii="Arial" w:hAnsi="Arial" w:cs="Arial"/>
                <w:kern w:val="24"/>
                <w:sz w:val="18"/>
                <w:szCs w:val="18"/>
              </w:rPr>
              <w:t>50.1</w:t>
            </w:r>
            <w:r w:rsidRPr="00020585">
              <w:rPr>
                <w:rFonts w:ascii="Arial" w:hAnsi="Arial" w:cs="Arial"/>
                <w:kern w:val="24"/>
                <w:sz w:val="18"/>
                <w:szCs w:val="18"/>
              </w:rPr>
              <w:t xml:space="preserve"> (3) </w:t>
            </w:r>
          </w:p>
        </w:tc>
      </w:tr>
      <w:tr w:rsidR="00F91451" w:rsidRPr="004330BB" w14:paraId="3048D770"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tcPr>
          <w:p w14:paraId="49A38B55" w14:textId="77777777" w:rsidR="00F91451" w:rsidRPr="00F6428B" w:rsidRDefault="00F91451" w:rsidP="005E1CAC">
            <w:pPr>
              <w:rPr>
                <w:rFonts w:ascii="Arial" w:hAnsi="Arial" w:cs="Arial"/>
                <w:i w:val="0"/>
                <w:iCs w:val="0"/>
                <w:kern w:val="24"/>
                <w:sz w:val="18"/>
                <w:szCs w:val="18"/>
              </w:rPr>
            </w:pPr>
            <w:r>
              <w:rPr>
                <w:rFonts w:ascii="Arial" w:hAnsi="Arial" w:cs="Arial"/>
                <w:i w:val="0"/>
                <w:iCs w:val="0"/>
                <w:kern w:val="24"/>
                <w:sz w:val="18"/>
                <w:szCs w:val="18"/>
              </w:rPr>
              <w:t>CL</w:t>
            </w:r>
            <w:r w:rsidRPr="00F6428B">
              <w:rPr>
                <w:rFonts w:ascii="Arial" w:hAnsi="Arial" w:cs="Arial"/>
                <w:i w:val="0"/>
                <w:iCs w:val="0"/>
                <w:kern w:val="24"/>
                <w:position w:val="-6"/>
                <w:sz w:val="18"/>
                <w:szCs w:val="18"/>
                <w:vertAlign w:val="subscript"/>
              </w:rPr>
              <w:t>m</w:t>
            </w:r>
            <w:r>
              <w:rPr>
                <w:rFonts w:ascii="Arial" w:hAnsi="Arial" w:cs="Arial"/>
                <w:i w:val="0"/>
                <w:iCs w:val="0"/>
                <w:kern w:val="24"/>
                <w:sz w:val="18"/>
                <w:szCs w:val="18"/>
              </w:rPr>
              <w:t xml:space="preserve"> Box Cox transformation Shape parameter</w:t>
            </w:r>
          </w:p>
        </w:tc>
        <w:tc>
          <w:tcPr>
            <w:tcW w:w="1779" w:type="dxa"/>
            <w:vAlign w:val="center"/>
          </w:tcPr>
          <w:p w14:paraId="222518CB" w14:textId="77777777" w:rsidR="00F91451"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0.392 (19)</w:t>
            </w:r>
          </w:p>
        </w:tc>
        <w:tc>
          <w:tcPr>
            <w:tcW w:w="1779" w:type="dxa"/>
            <w:tcBorders>
              <w:right w:val="single" w:sz="4" w:space="0" w:color="auto"/>
            </w:tcBorders>
            <w:vAlign w:val="center"/>
          </w:tcPr>
          <w:p w14:paraId="0434E038" w14:textId="77777777" w:rsidR="00F91451"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c>
          <w:tcPr>
            <w:tcW w:w="1779" w:type="dxa"/>
            <w:tcBorders>
              <w:left w:val="single" w:sz="4" w:space="0" w:color="auto"/>
            </w:tcBorders>
            <w:noWrap/>
            <w:vAlign w:val="center"/>
          </w:tcPr>
          <w:p w14:paraId="4F1A901F"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0.354 (19)</w:t>
            </w:r>
          </w:p>
        </w:tc>
        <w:tc>
          <w:tcPr>
            <w:tcW w:w="1780" w:type="dxa"/>
            <w:tcBorders>
              <w:right w:val="single" w:sz="4" w:space="0" w:color="auto"/>
            </w:tcBorders>
            <w:vAlign w:val="center"/>
          </w:tcPr>
          <w:p w14:paraId="4917C762"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r>
      <w:tr w:rsidR="00F91451" w:rsidRPr="004330BB" w14:paraId="66EBB9AD"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hideMark/>
          </w:tcPr>
          <w:p w14:paraId="757DBF8C" w14:textId="77777777" w:rsidR="00F91451" w:rsidRPr="00F6428B" w:rsidRDefault="00F91451"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V</w:t>
            </w:r>
            <w:r w:rsidRPr="00F6428B">
              <w:rPr>
                <w:rFonts w:ascii="Arial" w:hAnsi="Arial" w:cs="Arial"/>
                <w:i w:val="0"/>
                <w:iCs w:val="0"/>
                <w:kern w:val="24"/>
                <w:position w:val="-6"/>
                <w:sz w:val="18"/>
                <w:szCs w:val="18"/>
                <w:vertAlign w:val="subscript"/>
              </w:rPr>
              <w:t>m</w:t>
            </w:r>
            <w:r w:rsidRPr="00F6428B">
              <w:rPr>
                <w:rFonts w:ascii="Arial" w:hAnsi="Arial" w:cs="Arial"/>
                <w:i w:val="0"/>
                <w:iCs w:val="0"/>
                <w:kern w:val="24"/>
                <w:sz w:val="18"/>
                <w:szCs w:val="18"/>
              </w:rPr>
              <w:t>/F</w:t>
            </w:r>
            <w:r w:rsidRPr="00F6428B">
              <w:rPr>
                <w:rFonts w:ascii="Arial" w:hAnsi="Arial" w:cs="Arial"/>
                <w:i w:val="0"/>
                <w:iCs w:val="0"/>
                <w:kern w:val="24"/>
                <w:position w:val="-6"/>
                <w:sz w:val="18"/>
                <w:szCs w:val="18"/>
                <w:vertAlign w:val="subscript"/>
              </w:rPr>
              <w:t>m</w:t>
            </w:r>
            <w:r w:rsidRPr="00F6428B">
              <w:rPr>
                <w:rFonts w:ascii="Arial" w:hAnsi="Arial" w:cs="Arial"/>
                <w:i w:val="0"/>
                <w:iCs w:val="0"/>
                <w:kern w:val="24"/>
                <w:sz w:val="18"/>
                <w:szCs w:val="18"/>
              </w:rPr>
              <w:t xml:space="preserve"> (L)</w:t>
            </w:r>
          </w:p>
        </w:tc>
        <w:tc>
          <w:tcPr>
            <w:tcW w:w="1779" w:type="dxa"/>
            <w:vAlign w:val="center"/>
          </w:tcPr>
          <w:p w14:paraId="742A5238"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1</w:t>
            </w:r>
            <w:r>
              <w:rPr>
                <w:rFonts w:ascii="Arial" w:hAnsi="Arial" w:cs="Arial"/>
                <w:kern w:val="24"/>
                <w:sz w:val="18"/>
                <w:szCs w:val="18"/>
              </w:rPr>
              <w:t>0</w:t>
            </w:r>
            <w:r w:rsidRPr="00020585">
              <w:rPr>
                <w:rFonts w:ascii="Arial" w:hAnsi="Arial" w:cs="Arial"/>
                <w:kern w:val="24"/>
                <w:sz w:val="18"/>
                <w:szCs w:val="18"/>
              </w:rPr>
              <w:t xml:space="preserve"> (3)</w:t>
            </w:r>
          </w:p>
        </w:tc>
        <w:tc>
          <w:tcPr>
            <w:tcW w:w="1779" w:type="dxa"/>
            <w:tcBorders>
              <w:right w:val="single" w:sz="4" w:space="0" w:color="auto"/>
            </w:tcBorders>
            <w:vAlign w:val="center"/>
          </w:tcPr>
          <w:p w14:paraId="16A131FF"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w:t>
            </w:r>
          </w:p>
        </w:tc>
        <w:tc>
          <w:tcPr>
            <w:tcW w:w="1779" w:type="dxa"/>
            <w:tcBorders>
              <w:left w:val="single" w:sz="4" w:space="0" w:color="auto"/>
            </w:tcBorders>
            <w:noWrap/>
            <w:vAlign w:val="center"/>
            <w:hideMark/>
          </w:tcPr>
          <w:p w14:paraId="2711578E"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11.3 (3)</w:t>
            </w:r>
          </w:p>
        </w:tc>
        <w:tc>
          <w:tcPr>
            <w:tcW w:w="1780" w:type="dxa"/>
            <w:tcBorders>
              <w:right w:val="single" w:sz="4" w:space="0" w:color="auto"/>
            </w:tcBorders>
            <w:vAlign w:val="center"/>
          </w:tcPr>
          <w:p w14:paraId="5F58A62B"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w:t>
            </w:r>
          </w:p>
        </w:tc>
      </w:tr>
      <w:tr w:rsidR="00F91451" w:rsidRPr="004330BB" w14:paraId="50C677C1"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hideMark/>
          </w:tcPr>
          <w:p w14:paraId="7C3F1DED" w14:textId="77777777" w:rsidR="00F91451" w:rsidRPr="00F6428B" w:rsidRDefault="00F91451"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F</w:t>
            </w:r>
          </w:p>
        </w:tc>
        <w:tc>
          <w:tcPr>
            <w:tcW w:w="1779" w:type="dxa"/>
            <w:vAlign w:val="center"/>
          </w:tcPr>
          <w:p w14:paraId="1C6C0583"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1*</w:t>
            </w:r>
          </w:p>
        </w:tc>
        <w:tc>
          <w:tcPr>
            <w:tcW w:w="1779" w:type="dxa"/>
            <w:tcBorders>
              <w:right w:val="single" w:sz="4" w:space="0" w:color="auto"/>
            </w:tcBorders>
            <w:vAlign w:val="center"/>
          </w:tcPr>
          <w:p w14:paraId="771C222B" w14:textId="0251280C"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2.9</w:t>
            </w:r>
            <w:r w:rsidRPr="00020585">
              <w:rPr>
                <w:rFonts w:ascii="Arial" w:hAnsi="Arial" w:cs="Arial"/>
                <w:kern w:val="24"/>
                <w:sz w:val="18"/>
                <w:szCs w:val="18"/>
              </w:rPr>
              <w:t xml:space="preserve"> (</w:t>
            </w:r>
            <w:r>
              <w:rPr>
                <w:rFonts w:ascii="Arial" w:hAnsi="Arial" w:cs="Arial"/>
                <w:kern w:val="24"/>
                <w:sz w:val="18"/>
                <w:szCs w:val="18"/>
              </w:rPr>
              <w:t>70</w:t>
            </w:r>
            <w:r w:rsidRPr="00020585">
              <w:rPr>
                <w:rFonts w:ascii="Arial" w:hAnsi="Arial" w:cs="Arial"/>
                <w:kern w:val="24"/>
                <w:sz w:val="18"/>
                <w:szCs w:val="18"/>
              </w:rPr>
              <w:t>)</w:t>
            </w:r>
          </w:p>
        </w:tc>
        <w:tc>
          <w:tcPr>
            <w:tcW w:w="1779" w:type="dxa"/>
            <w:tcBorders>
              <w:left w:val="single" w:sz="4" w:space="0" w:color="auto"/>
            </w:tcBorders>
            <w:noWrap/>
            <w:vAlign w:val="center"/>
            <w:hideMark/>
          </w:tcPr>
          <w:p w14:paraId="27FFB722"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1*</w:t>
            </w:r>
          </w:p>
        </w:tc>
        <w:tc>
          <w:tcPr>
            <w:tcW w:w="1780" w:type="dxa"/>
            <w:tcBorders>
              <w:right w:val="single" w:sz="4" w:space="0" w:color="auto"/>
            </w:tcBorders>
            <w:vAlign w:val="center"/>
          </w:tcPr>
          <w:p w14:paraId="18214E53" w14:textId="1804BAF8"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hAnsi="Arial" w:cs="Arial"/>
                <w:kern w:val="24"/>
                <w:sz w:val="18"/>
                <w:szCs w:val="18"/>
              </w:rPr>
              <w:t>19.9</w:t>
            </w:r>
            <w:r w:rsidRPr="00020585">
              <w:rPr>
                <w:rFonts w:ascii="Arial" w:hAnsi="Arial" w:cs="Arial"/>
                <w:kern w:val="24"/>
                <w:sz w:val="18"/>
                <w:szCs w:val="18"/>
              </w:rPr>
              <w:t xml:space="preserve"> (8)</w:t>
            </w:r>
          </w:p>
        </w:tc>
      </w:tr>
      <w:tr w:rsidR="00F91451" w:rsidRPr="004330BB" w14:paraId="1EFC4A24"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hideMark/>
          </w:tcPr>
          <w:p w14:paraId="68ED0A64" w14:textId="77777777" w:rsidR="00F91451" w:rsidRPr="00F6428B" w:rsidRDefault="00F91451"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F</w:t>
            </w:r>
            <w:r w:rsidRPr="00F6428B">
              <w:rPr>
                <w:rFonts w:ascii="Arial" w:hAnsi="Arial" w:cs="Arial"/>
                <w:i w:val="0"/>
                <w:iCs w:val="0"/>
                <w:kern w:val="24"/>
                <w:position w:val="-6"/>
                <w:sz w:val="18"/>
                <w:szCs w:val="18"/>
                <w:vertAlign w:val="subscript"/>
              </w:rPr>
              <w:t>m</w:t>
            </w:r>
          </w:p>
        </w:tc>
        <w:tc>
          <w:tcPr>
            <w:tcW w:w="1779" w:type="dxa"/>
            <w:vAlign w:val="center"/>
          </w:tcPr>
          <w:p w14:paraId="68B49204"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1*</w:t>
            </w:r>
          </w:p>
        </w:tc>
        <w:tc>
          <w:tcPr>
            <w:tcW w:w="1779" w:type="dxa"/>
            <w:tcBorders>
              <w:right w:val="single" w:sz="4" w:space="0" w:color="auto"/>
            </w:tcBorders>
            <w:vAlign w:val="center"/>
          </w:tcPr>
          <w:p w14:paraId="72528EAC"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w:t>
            </w:r>
          </w:p>
        </w:tc>
        <w:tc>
          <w:tcPr>
            <w:tcW w:w="1779" w:type="dxa"/>
            <w:tcBorders>
              <w:left w:val="single" w:sz="4" w:space="0" w:color="auto"/>
            </w:tcBorders>
            <w:noWrap/>
            <w:vAlign w:val="center"/>
            <w:hideMark/>
          </w:tcPr>
          <w:p w14:paraId="49ABB4D9"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1*</w:t>
            </w:r>
          </w:p>
        </w:tc>
        <w:tc>
          <w:tcPr>
            <w:tcW w:w="1780" w:type="dxa"/>
            <w:tcBorders>
              <w:right w:val="single" w:sz="4" w:space="0" w:color="auto"/>
            </w:tcBorders>
            <w:vAlign w:val="center"/>
          </w:tcPr>
          <w:p w14:paraId="5B45C751" w14:textId="77777777" w:rsidR="00F91451" w:rsidRPr="00020585" w:rsidRDefault="00F91451"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w:t>
            </w:r>
          </w:p>
        </w:tc>
      </w:tr>
      <w:tr w:rsidR="00F91451" w:rsidRPr="004330BB" w14:paraId="0B04DF82"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bottom w:val="single" w:sz="4" w:space="0" w:color="auto"/>
            </w:tcBorders>
            <w:vAlign w:val="center"/>
          </w:tcPr>
          <w:p w14:paraId="4FB50724" w14:textId="77777777" w:rsidR="00F91451" w:rsidRPr="005D77A3" w:rsidRDefault="00F91451" w:rsidP="005E1CAC">
            <w:pPr>
              <w:rPr>
                <w:rFonts w:ascii="Arial" w:hAnsi="Arial" w:cs="Arial"/>
                <w:i w:val="0"/>
                <w:iCs w:val="0"/>
                <w:kern w:val="24"/>
                <w:sz w:val="18"/>
                <w:szCs w:val="18"/>
              </w:rPr>
            </w:pPr>
            <w:r>
              <w:rPr>
                <w:rFonts w:ascii="Arial" w:hAnsi="Arial" w:cs="Arial"/>
                <w:i w:val="0"/>
                <w:iCs w:val="0"/>
                <w:kern w:val="24"/>
                <w:sz w:val="18"/>
                <w:szCs w:val="18"/>
              </w:rPr>
              <w:t>N Transit Compartments</w:t>
            </w:r>
          </w:p>
        </w:tc>
        <w:tc>
          <w:tcPr>
            <w:tcW w:w="1779" w:type="dxa"/>
            <w:tcBorders>
              <w:bottom w:val="single" w:sz="4" w:space="0" w:color="auto"/>
            </w:tcBorders>
            <w:vAlign w:val="center"/>
          </w:tcPr>
          <w:p w14:paraId="6EDFD587"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2*</w:t>
            </w:r>
          </w:p>
        </w:tc>
        <w:tc>
          <w:tcPr>
            <w:tcW w:w="1779" w:type="dxa"/>
            <w:tcBorders>
              <w:bottom w:val="single" w:sz="4" w:space="0" w:color="auto"/>
              <w:right w:val="single" w:sz="4" w:space="0" w:color="auto"/>
            </w:tcBorders>
            <w:vAlign w:val="center"/>
          </w:tcPr>
          <w:p w14:paraId="1C0F9A00"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c>
          <w:tcPr>
            <w:tcW w:w="1779" w:type="dxa"/>
            <w:tcBorders>
              <w:left w:val="single" w:sz="4" w:space="0" w:color="auto"/>
              <w:bottom w:val="single" w:sz="4" w:space="0" w:color="auto"/>
            </w:tcBorders>
            <w:noWrap/>
            <w:vAlign w:val="center"/>
          </w:tcPr>
          <w:p w14:paraId="5BCE84A3"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2*</w:t>
            </w:r>
          </w:p>
        </w:tc>
        <w:tc>
          <w:tcPr>
            <w:tcW w:w="1780" w:type="dxa"/>
            <w:tcBorders>
              <w:bottom w:val="single" w:sz="4" w:space="0" w:color="auto"/>
              <w:right w:val="single" w:sz="4" w:space="0" w:color="auto"/>
            </w:tcBorders>
            <w:vAlign w:val="center"/>
          </w:tcPr>
          <w:p w14:paraId="1CC34A44" w14:textId="77777777" w:rsidR="00F91451" w:rsidRPr="00020585" w:rsidRDefault="00F91451"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r>
      <w:tr w:rsidR="008847E5" w:rsidRPr="004330BB" w14:paraId="23C22272"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left w:val="single" w:sz="4" w:space="0" w:color="auto"/>
            </w:tcBorders>
            <w:vAlign w:val="center"/>
          </w:tcPr>
          <w:p w14:paraId="0BACBB6B" w14:textId="10B9A625" w:rsidR="008847E5" w:rsidRPr="008847E5" w:rsidRDefault="008847E5" w:rsidP="005E1CAC">
            <w:pPr>
              <w:jc w:val="left"/>
              <w:rPr>
                <w:rFonts w:ascii="Arial" w:hAnsi="Arial" w:cs="Arial"/>
                <w:b/>
                <w:bCs/>
                <w:i w:val="0"/>
                <w:iCs w:val="0"/>
                <w:kern w:val="24"/>
                <w:sz w:val="18"/>
                <w:szCs w:val="18"/>
              </w:rPr>
            </w:pPr>
            <w:r>
              <w:rPr>
                <w:rFonts w:ascii="Arial" w:hAnsi="Arial" w:cs="Arial"/>
                <w:b/>
                <w:bCs/>
                <w:i w:val="0"/>
                <w:iCs w:val="0"/>
                <w:kern w:val="24"/>
                <w:sz w:val="18"/>
                <w:szCs w:val="18"/>
              </w:rPr>
              <w:t>Covariates (reference)</w:t>
            </w:r>
          </w:p>
        </w:tc>
        <w:tc>
          <w:tcPr>
            <w:tcW w:w="1779" w:type="dxa"/>
            <w:tcBorders>
              <w:top w:val="single" w:sz="4" w:space="0" w:color="auto"/>
            </w:tcBorders>
            <w:vAlign w:val="center"/>
          </w:tcPr>
          <w:p w14:paraId="7C9EA5F3" w14:textId="77777777"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p>
        </w:tc>
        <w:tc>
          <w:tcPr>
            <w:tcW w:w="1779" w:type="dxa"/>
            <w:tcBorders>
              <w:top w:val="single" w:sz="4" w:space="0" w:color="auto"/>
              <w:right w:val="single" w:sz="4" w:space="0" w:color="auto"/>
            </w:tcBorders>
            <w:vAlign w:val="center"/>
          </w:tcPr>
          <w:p w14:paraId="6D515050" w14:textId="77777777"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p>
        </w:tc>
        <w:tc>
          <w:tcPr>
            <w:tcW w:w="1779" w:type="dxa"/>
            <w:tcBorders>
              <w:top w:val="single" w:sz="4" w:space="0" w:color="auto"/>
              <w:left w:val="single" w:sz="4" w:space="0" w:color="auto"/>
            </w:tcBorders>
            <w:noWrap/>
            <w:vAlign w:val="center"/>
          </w:tcPr>
          <w:p w14:paraId="638302C6" w14:textId="77777777"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p>
        </w:tc>
        <w:tc>
          <w:tcPr>
            <w:tcW w:w="1780" w:type="dxa"/>
            <w:tcBorders>
              <w:top w:val="single" w:sz="4" w:space="0" w:color="auto"/>
              <w:right w:val="single" w:sz="4" w:space="0" w:color="auto"/>
            </w:tcBorders>
            <w:vAlign w:val="center"/>
          </w:tcPr>
          <w:p w14:paraId="340E4D8E" w14:textId="77777777"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p>
        </w:tc>
      </w:tr>
      <w:tr w:rsidR="008847E5" w:rsidRPr="004330BB" w14:paraId="67933D3B"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tcPr>
          <w:p w14:paraId="69B02B6E" w14:textId="6AA77A97" w:rsidR="008847E5" w:rsidRPr="008847E5" w:rsidRDefault="008847E5" w:rsidP="005E1CAC">
            <w:pPr>
              <w:rPr>
                <w:rFonts w:ascii="Arial" w:hAnsi="Arial" w:cs="Arial"/>
                <w:kern w:val="24"/>
                <w:sz w:val="18"/>
                <w:szCs w:val="18"/>
              </w:rPr>
            </w:pPr>
            <w:r w:rsidRPr="008847E5">
              <w:rPr>
                <w:rFonts w:ascii="Arial" w:hAnsi="Arial" w:cs="Arial"/>
                <w:i w:val="0"/>
                <w:iCs w:val="0"/>
                <w:kern w:val="24"/>
                <w:sz w:val="18"/>
                <w:szCs w:val="18"/>
              </w:rPr>
              <w:t>Asian race effect on bioavailability</w:t>
            </w:r>
            <w:r w:rsidRPr="008847E5">
              <w:rPr>
                <w:rFonts w:ascii="Arial" w:hAnsi="Arial" w:cs="Arial"/>
                <w:i w:val="0"/>
                <w:iCs w:val="0"/>
                <w:kern w:val="24"/>
                <w:sz w:val="18"/>
                <w:szCs w:val="18"/>
              </w:rPr>
              <w:br/>
              <w:t xml:space="preserve"> (fraction relative to Black reference)</w:t>
            </w:r>
          </w:p>
        </w:tc>
        <w:tc>
          <w:tcPr>
            <w:tcW w:w="1779" w:type="dxa"/>
            <w:vAlign w:val="center"/>
          </w:tcPr>
          <w:p w14:paraId="267F07C2" w14:textId="1CDF514D" w:rsidR="008847E5" w:rsidRDefault="008847E5"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eastAsia="Times New Roman" w:hAnsi="Arial" w:cs="Arial"/>
                <w:sz w:val="18"/>
                <w:szCs w:val="18"/>
              </w:rPr>
              <w:t>1.099 (49)</w:t>
            </w:r>
          </w:p>
        </w:tc>
        <w:tc>
          <w:tcPr>
            <w:tcW w:w="1779" w:type="dxa"/>
            <w:tcBorders>
              <w:right w:val="single" w:sz="4" w:space="0" w:color="auto"/>
            </w:tcBorders>
            <w:vAlign w:val="center"/>
          </w:tcPr>
          <w:p w14:paraId="72596D6C" w14:textId="1D8B539F" w:rsidR="008847E5" w:rsidRDefault="008847E5"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c>
          <w:tcPr>
            <w:tcW w:w="1779" w:type="dxa"/>
            <w:tcBorders>
              <w:left w:val="single" w:sz="4" w:space="0" w:color="auto"/>
            </w:tcBorders>
            <w:noWrap/>
            <w:vAlign w:val="center"/>
          </w:tcPr>
          <w:p w14:paraId="6BC7C12B" w14:textId="7B33712B" w:rsidR="008847E5" w:rsidRDefault="008847E5"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eastAsia="Times New Roman" w:hAnsi="Arial" w:cs="Arial"/>
                <w:sz w:val="18"/>
                <w:szCs w:val="18"/>
              </w:rPr>
              <w:t>1.092 (28)</w:t>
            </w:r>
          </w:p>
        </w:tc>
        <w:tc>
          <w:tcPr>
            <w:tcW w:w="1780" w:type="dxa"/>
            <w:tcBorders>
              <w:right w:val="single" w:sz="4" w:space="0" w:color="auto"/>
            </w:tcBorders>
            <w:vAlign w:val="center"/>
          </w:tcPr>
          <w:p w14:paraId="694A6F0D" w14:textId="607D3B68" w:rsidR="008847E5" w:rsidRDefault="008847E5"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r>
      <w:tr w:rsidR="008847E5" w:rsidRPr="004330BB" w14:paraId="5CBF5A79"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tcPr>
          <w:p w14:paraId="16A0F5C6" w14:textId="3616EDF7" w:rsidR="008847E5" w:rsidRPr="008847E5" w:rsidRDefault="008847E5" w:rsidP="005E1CAC">
            <w:pPr>
              <w:rPr>
                <w:rFonts w:ascii="Arial" w:hAnsi="Arial" w:cs="Arial"/>
                <w:kern w:val="24"/>
                <w:sz w:val="18"/>
                <w:szCs w:val="18"/>
              </w:rPr>
            </w:pPr>
            <w:r w:rsidRPr="008847E5">
              <w:rPr>
                <w:rFonts w:ascii="Arial" w:hAnsi="Arial" w:cs="Arial"/>
                <w:i w:val="0"/>
                <w:iCs w:val="0"/>
                <w:kern w:val="24"/>
                <w:sz w:val="18"/>
                <w:szCs w:val="18"/>
              </w:rPr>
              <w:t>Female effect on bioavailability</w:t>
            </w:r>
            <w:r w:rsidRPr="008847E5">
              <w:rPr>
                <w:rFonts w:ascii="Arial" w:hAnsi="Arial" w:cs="Arial"/>
                <w:i w:val="0"/>
                <w:iCs w:val="0"/>
                <w:kern w:val="24"/>
                <w:sz w:val="18"/>
                <w:szCs w:val="18"/>
              </w:rPr>
              <w:br/>
              <w:t xml:space="preserve"> (fraction relative to male reference)</w:t>
            </w:r>
          </w:p>
        </w:tc>
        <w:tc>
          <w:tcPr>
            <w:tcW w:w="1779" w:type="dxa"/>
            <w:vAlign w:val="center"/>
          </w:tcPr>
          <w:p w14:paraId="380171A4" w14:textId="26E6E9CA"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Pr>
                <w:rFonts w:ascii="Arial" w:eastAsia="Times New Roman" w:hAnsi="Arial" w:cs="Arial"/>
                <w:sz w:val="18"/>
                <w:szCs w:val="18"/>
              </w:rPr>
              <w:t>1.159 (18)</w:t>
            </w:r>
          </w:p>
        </w:tc>
        <w:tc>
          <w:tcPr>
            <w:tcW w:w="1779" w:type="dxa"/>
            <w:tcBorders>
              <w:right w:val="single" w:sz="4" w:space="0" w:color="auto"/>
            </w:tcBorders>
            <w:vAlign w:val="center"/>
          </w:tcPr>
          <w:p w14:paraId="2A7169B6" w14:textId="6AD2148A"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c>
          <w:tcPr>
            <w:tcW w:w="1779" w:type="dxa"/>
            <w:tcBorders>
              <w:left w:val="single" w:sz="4" w:space="0" w:color="auto"/>
            </w:tcBorders>
            <w:noWrap/>
            <w:vAlign w:val="center"/>
          </w:tcPr>
          <w:p w14:paraId="5BF12962" w14:textId="01129C91"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Pr>
                <w:rFonts w:ascii="Arial" w:eastAsia="Times New Roman" w:hAnsi="Arial" w:cs="Arial"/>
                <w:sz w:val="18"/>
                <w:szCs w:val="18"/>
              </w:rPr>
              <w:t>1.151 (15)</w:t>
            </w:r>
          </w:p>
        </w:tc>
        <w:tc>
          <w:tcPr>
            <w:tcW w:w="1780" w:type="dxa"/>
            <w:tcBorders>
              <w:right w:val="single" w:sz="4" w:space="0" w:color="auto"/>
            </w:tcBorders>
            <w:vAlign w:val="center"/>
          </w:tcPr>
          <w:p w14:paraId="4DCD6C44" w14:textId="59BA40BE"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r>
      <w:tr w:rsidR="008847E5" w:rsidRPr="004330BB" w14:paraId="5171B71F"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bottom w:val="single" w:sz="4" w:space="0" w:color="auto"/>
            </w:tcBorders>
            <w:vAlign w:val="center"/>
          </w:tcPr>
          <w:p w14:paraId="26EC2C36" w14:textId="28B3E0EB" w:rsidR="008847E5" w:rsidRPr="008847E5" w:rsidRDefault="008847E5" w:rsidP="005E1CAC">
            <w:pPr>
              <w:rPr>
                <w:rFonts w:ascii="Arial" w:hAnsi="Arial" w:cs="Arial"/>
                <w:kern w:val="24"/>
                <w:sz w:val="18"/>
                <w:szCs w:val="18"/>
              </w:rPr>
            </w:pPr>
            <w:r w:rsidRPr="008847E5">
              <w:rPr>
                <w:rFonts w:ascii="Arial" w:hAnsi="Arial" w:cs="Arial"/>
                <w:i w:val="0"/>
                <w:iCs w:val="0"/>
                <w:kern w:val="24"/>
                <w:sz w:val="18"/>
                <w:szCs w:val="18"/>
              </w:rPr>
              <w:t>HIV infection effect on clearance</w:t>
            </w:r>
            <w:r w:rsidRPr="008847E5">
              <w:rPr>
                <w:rFonts w:ascii="Arial" w:hAnsi="Arial" w:cs="Arial"/>
                <w:i w:val="0"/>
                <w:iCs w:val="0"/>
                <w:kern w:val="24"/>
                <w:sz w:val="18"/>
                <w:szCs w:val="18"/>
              </w:rPr>
              <w:br/>
              <w:t xml:space="preserve"> (relative to HIV-uninfected reference)</w:t>
            </w:r>
          </w:p>
        </w:tc>
        <w:tc>
          <w:tcPr>
            <w:tcW w:w="1779" w:type="dxa"/>
            <w:tcBorders>
              <w:bottom w:val="single" w:sz="4" w:space="0" w:color="auto"/>
            </w:tcBorders>
            <w:vAlign w:val="center"/>
          </w:tcPr>
          <w:p w14:paraId="4D68DA59" w14:textId="181306AF" w:rsidR="008847E5" w:rsidRDefault="008847E5"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eastAsia="Times New Roman" w:hAnsi="Arial" w:cs="Arial"/>
                <w:sz w:val="18"/>
                <w:szCs w:val="18"/>
              </w:rPr>
              <w:t>1.091 (29)</w:t>
            </w:r>
          </w:p>
        </w:tc>
        <w:tc>
          <w:tcPr>
            <w:tcW w:w="1779" w:type="dxa"/>
            <w:tcBorders>
              <w:bottom w:val="single" w:sz="4" w:space="0" w:color="auto"/>
              <w:right w:val="single" w:sz="4" w:space="0" w:color="auto"/>
            </w:tcBorders>
            <w:vAlign w:val="center"/>
          </w:tcPr>
          <w:p w14:paraId="4A8D7427" w14:textId="5425E86D" w:rsidR="008847E5" w:rsidRDefault="008847E5"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c>
          <w:tcPr>
            <w:tcW w:w="1779" w:type="dxa"/>
            <w:tcBorders>
              <w:left w:val="single" w:sz="4" w:space="0" w:color="auto"/>
              <w:bottom w:val="single" w:sz="4" w:space="0" w:color="auto"/>
            </w:tcBorders>
            <w:noWrap/>
            <w:vAlign w:val="center"/>
          </w:tcPr>
          <w:p w14:paraId="2FADE49F" w14:textId="55C47914" w:rsidR="008847E5" w:rsidRDefault="008847E5"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eastAsia="Times New Roman" w:hAnsi="Arial" w:cs="Arial"/>
                <w:sz w:val="18"/>
                <w:szCs w:val="18"/>
              </w:rPr>
              <w:t>1.10 (21)</w:t>
            </w:r>
          </w:p>
        </w:tc>
        <w:tc>
          <w:tcPr>
            <w:tcW w:w="1780" w:type="dxa"/>
            <w:tcBorders>
              <w:bottom w:val="single" w:sz="4" w:space="0" w:color="auto"/>
              <w:right w:val="single" w:sz="4" w:space="0" w:color="auto"/>
            </w:tcBorders>
            <w:vAlign w:val="center"/>
          </w:tcPr>
          <w:p w14:paraId="3D28632E" w14:textId="6ED9BF93" w:rsidR="008847E5" w:rsidRDefault="008847E5"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w:t>
            </w:r>
          </w:p>
        </w:tc>
      </w:tr>
      <w:tr w:rsidR="008847E5" w:rsidRPr="004330BB" w14:paraId="2D7D439E"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left w:val="single" w:sz="4" w:space="0" w:color="auto"/>
            </w:tcBorders>
            <w:vAlign w:val="center"/>
          </w:tcPr>
          <w:p w14:paraId="022741F0" w14:textId="284482CB" w:rsidR="008847E5" w:rsidRPr="008847E5" w:rsidRDefault="008847E5" w:rsidP="005E1CAC">
            <w:pPr>
              <w:jc w:val="left"/>
              <w:rPr>
                <w:rFonts w:ascii="Arial" w:hAnsi="Arial" w:cs="Arial"/>
                <w:b/>
                <w:bCs/>
                <w:i w:val="0"/>
                <w:iCs w:val="0"/>
                <w:kern w:val="24"/>
                <w:sz w:val="18"/>
                <w:szCs w:val="18"/>
              </w:rPr>
            </w:pPr>
            <w:r w:rsidRPr="008847E5">
              <w:rPr>
                <w:rFonts w:ascii="Arial" w:hAnsi="Arial" w:cs="Arial"/>
                <w:b/>
                <w:bCs/>
                <w:i w:val="0"/>
                <w:iCs w:val="0"/>
                <w:kern w:val="24"/>
                <w:sz w:val="18"/>
                <w:szCs w:val="18"/>
              </w:rPr>
              <w:t xml:space="preserve">Variability </w:t>
            </w:r>
            <w:r>
              <w:rPr>
                <w:rFonts w:ascii="Arial" w:hAnsi="Arial" w:cs="Arial"/>
                <w:b/>
                <w:bCs/>
                <w:i w:val="0"/>
                <w:iCs w:val="0"/>
                <w:kern w:val="24"/>
                <w:sz w:val="18"/>
                <w:szCs w:val="18"/>
              </w:rPr>
              <w:t>(units)</w:t>
            </w:r>
          </w:p>
        </w:tc>
        <w:tc>
          <w:tcPr>
            <w:tcW w:w="1779" w:type="dxa"/>
            <w:tcBorders>
              <w:top w:val="single" w:sz="4" w:space="0" w:color="auto"/>
            </w:tcBorders>
            <w:vAlign w:val="center"/>
          </w:tcPr>
          <w:p w14:paraId="37195022" w14:textId="77777777"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tc>
        <w:tc>
          <w:tcPr>
            <w:tcW w:w="1779" w:type="dxa"/>
            <w:tcBorders>
              <w:top w:val="single" w:sz="4" w:space="0" w:color="auto"/>
              <w:right w:val="single" w:sz="4" w:space="0" w:color="auto"/>
            </w:tcBorders>
            <w:vAlign w:val="center"/>
          </w:tcPr>
          <w:p w14:paraId="6123E7D1" w14:textId="77777777"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p>
        </w:tc>
        <w:tc>
          <w:tcPr>
            <w:tcW w:w="1779" w:type="dxa"/>
            <w:tcBorders>
              <w:top w:val="single" w:sz="4" w:space="0" w:color="auto"/>
              <w:left w:val="single" w:sz="4" w:space="0" w:color="auto"/>
            </w:tcBorders>
            <w:noWrap/>
            <w:vAlign w:val="center"/>
          </w:tcPr>
          <w:p w14:paraId="39812800" w14:textId="77777777"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tc>
        <w:tc>
          <w:tcPr>
            <w:tcW w:w="1780" w:type="dxa"/>
            <w:tcBorders>
              <w:top w:val="single" w:sz="4" w:space="0" w:color="auto"/>
              <w:right w:val="single" w:sz="4" w:space="0" w:color="auto"/>
            </w:tcBorders>
            <w:vAlign w:val="center"/>
          </w:tcPr>
          <w:p w14:paraId="2AE85122" w14:textId="77777777" w:rsidR="008847E5" w:rsidRDefault="008847E5"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p>
        </w:tc>
      </w:tr>
      <w:tr w:rsidR="00F820D9" w:rsidRPr="004330BB" w14:paraId="05E79F06"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tcPr>
          <w:p w14:paraId="54FF38AB" w14:textId="588CB459" w:rsidR="00F820D9" w:rsidRPr="00F6428B" w:rsidRDefault="00F820D9"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Correlation CL-F</w:t>
            </w:r>
          </w:p>
        </w:tc>
        <w:tc>
          <w:tcPr>
            <w:tcW w:w="1779" w:type="dxa"/>
            <w:vAlign w:val="center"/>
          </w:tcPr>
          <w:p w14:paraId="5E2DEC09" w14:textId="28EF9D9D"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eastAsia="Times New Roman" w:hAnsi="Arial" w:cs="Arial"/>
                <w:sz w:val="18"/>
                <w:szCs w:val="18"/>
              </w:rPr>
              <w:t>--</w:t>
            </w:r>
          </w:p>
        </w:tc>
        <w:tc>
          <w:tcPr>
            <w:tcW w:w="1779" w:type="dxa"/>
            <w:tcBorders>
              <w:right w:val="single" w:sz="4" w:space="0" w:color="auto"/>
            </w:tcBorders>
            <w:vAlign w:val="center"/>
          </w:tcPr>
          <w:p w14:paraId="22C4EF09" w14:textId="0B7E5D5D"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-0.99</w:t>
            </w:r>
            <w:r w:rsidRPr="00020585">
              <w:rPr>
                <w:rFonts w:ascii="Arial" w:hAnsi="Arial" w:cs="Arial"/>
                <w:kern w:val="24"/>
                <w:sz w:val="18"/>
                <w:szCs w:val="18"/>
              </w:rPr>
              <w:t xml:space="preserve"> (</w:t>
            </w:r>
            <w:r>
              <w:rPr>
                <w:rFonts w:ascii="Arial" w:hAnsi="Arial" w:cs="Arial"/>
                <w:kern w:val="24"/>
                <w:sz w:val="18"/>
                <w:szCs w:val="18"/>
              </w:rPr>
              <w:t>32</w:t>
            </w:r>
            <w:r w:rsidRPr="00020585">
              <w:rPr>
                <w:rFonts w:ascii="Arial" w:hAnsi="Arial" w:cs="Arial"/>
                <w:kern w:val="24"/>
                <w:sz w:val="18"/>
                <w:szCs w:val="18"/>
              </w:rPr>
              <w:t>)</w:t>
            </w:r>
          </w:p>
        </w:tc>
        <w:tc>
          <w:tcPr>
            <w:tcW w:w="1779" w:type="dxa"/>
            <w:tcBorders>
              <w:left w:val="single" w:sz="4" w:space="0" w:color="auto"/>
            </w:tcBorders>
            <w:noWrap/>
            <w:vAlign w:val="center"/>
          </w:tcPr>
          <w:p w14:paraId="3F9B76F2" w14:textId="09D07DA6"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c>
          <w:tcPr>
            <w:tcW w:w="1780" w:type="dxa"/>
            <w:tcBorders>
              <w:right w:val="single" w:sz="4" w:space="0" w:color="auto"/>
            </w:tcBorders>
            <w:vAlign w:val="center"/>
          </w:tcPr>
          <w:p w14:paraId="4A2EF130" w14:textId="1E70FA03"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hAnsi="Arial" w:cs="Arial"/>
                <w:kern w:val="24"/>
                <w:sz w:val="18"/>
                <w:szCs w:val="18"/>
              </w:rPr>
              <w:t>0.382</w:t>
            </w:r>
            <w:r w:rsidRPr="00020585">
              <w:rPr>
                <w:rFonts w:ascii="Arial" w:hAnsi="Arial" w:cs="Arial"/>
                <w:kern w:val="24"/>
                <w:sz w:val="18"/>
                <w:szCs w:val="18"/>
              </w:rPr>
              <w:t xml:space="preserve"> (14)</w:t>
            </w:r>
          </w:p>
        </w:tc>
      </w:tr>
      <w:tr w:rsidR="00F820D9" w:rsidRPr="004330BB" w14:paraId="27853AE2"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tcPr>
          <w:p w14:paraId="21CC61D4" w14:textId="6F33FB1C" w:rsidR="00F820D9" w:rsidRPr="00F6428B" w:rsidRDefault="00F820D9"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Correlation CL-CLm</w:t>
            </w:r>
          </w:p>
        </w:tc>
        <w:tc>
          <w:tcPr>
            <w:tcW w:w="1779" w:type="dxa"/>
            <w:vAlign w:val="center"/>
          </w:tcPr>
          <w:p w14:paraId="38D1C1C8" w14:textId="38355FF4"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Pr>
                <w:rFonts w:ascii="Arial" w:eastAsia="Times New Roman" w:hAnsi="Arial" w:cs="Arial"/>
                <w:sz w:val="18"/>
                <w:szCs w:val="18"/>
              </w:rPr>
              <w:t>--</w:t>
            </w:r>
          </w:p>
        </w:tc>
        <w:tc>
          <w:tcPr>
            <w:tcW w:w="1779" w:type="dxa"/>
            <w:tcBorders>
              <w:right w:val="single" w:sz="4" w:space="0" w:color="auto"/>
            </w:tcBorders>
            <w:vAlign w:val="center"/>
          </w:tcPr>
          <w:p w14:paraId="6203DF3C" w14:textId="72AED400"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0.707</w:t>
            </w:r>
            <w:r w:rsidRPr="00020585">
              <w:rPr>
                <w:rFonts w:ascii="Arial" w:hAnsi="Arial" w:cs="Arial"/>
                <w:kern w:val="24"/>
                <w:sz w:val="18"/>
                <w:szCs w:val="18"/>
              </w:rPr>
              <w:t xml:space="preserve"> (</w:t>
            </w:r>
            <w:r>
              <w:rPr>
                <w:rFonts w:ascii="Arial" w:hAnsi="Arial" w:cs="Arial"/>
                <w:kern w:val="24"/>
                <w:sz w:val="18"/>
                <w:szCs w:val="18"/>
              </w:rPr>
              <w:t>7</w:t>
            </w:r>
            <w:r w:rsidRPr="00020585">
              <w:rPr>
                <w:rFonts w:ascii="Arial" w:hAnsi="Arial" w:cs="Arial"/>
                <w:kern w:val="24"/>
                <w:sz w:val="18"/>
                <w:szCs w:val="18"/>
              </w:rPr>
              <w:t>)</w:t>
            </w:r>
          </w:p>
        </w:tc>
        <w:tc>
          <w:tcPr>
            <w:tcW w:w="1779" w:type="dxa"/>
            <w:tcBorders>
              <w:left w:val="single" w:sz="4" w:space="0" w:color="auto"/>
            </w:tcBorders>
            <w:noWrap/>
            <w:vAlign w:val="center"/>
          </w:tcPr>
          <w:p w14:paraId="61592514" w14:textId="38080554"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c>
          <w:tcPr>
            <w:tcW w:w="1780" w:type="dxa"/>
            <w:tcBorders>
              <w:right w:val="single" w:sz="4" w:space="0" w:color="auto"/>
            </w:tcBorders>
            <w:vAlign w:val="center"/>
          </w:tcPr>
          <w:p w14:paraId="33F05F4F" w14:textId="26C12EC6"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Pr>
                <w:rFonts w:ascii="Arial" w:hAnsi="Arial" w:cs="Arial"/>
                <w:kern w:val="24"/>
                <w:sz w:val="18"/>
                <w:szCs w:val="18"/>
              </w:rPr>
              <w:t>0.741</w:t>
            </w:r>
            <w:r w:rsidRPr="00020585">
              <w:rPr>
                <w:rFonts w:ascii="Arial" w:hAnsi="Arial" w:cs="Arial"/>
                <w:kern w:val="24"/>
                <w:sz w:val="18"/>
                <w:szCs w:val="18"/>
              </w:rPr>
              <w:t xml:space="preserve"> (5)</w:t>
            </w:r>
          </w:p>
        </w:tc>
      </w:tr>
      <w:tr w:rsidR="00F820D9" w:rsidRPr="004330BB" w14:paraId="20D69667"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bottom w:val="single" w:sz="4" w:space="0" w:color="auto"/>
            </w:tcBorders>
            <w:vAlign w:val="center"/>
          </w:tcPr>
          <w:p w14:paraId="3D30BA22" w14:textId="5C2C31CD" w:rsidR="00F820D9" w:rsidRPr="00F6428B" w:rsidRDefault="00F820D9"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Correlation F-CLm</w:t>
            </w:r>
          </w:p>
        </w:tc>
        <w:tc>
          <w:tcPr>
            <w:tcW w:w="1779" w:type="dxa"/>
            <w:tcBorders>
              <w:bottom w:val="single" w:sz="4" w:space="0" w:color="auto"/>
            </w:tcBorders>
            <w:vAlign w:val="center"/>
          </w:tcPr>
          <w:p w14:paraId="11616F83" w14:textId="267F7771"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eastAsia="Times New Roman" w:hAnsi="Arial" w:cs="Arial"/>
                <w:sz w:val="18"/>
                <w:szCs w:val="18"/>
              </w:rPr>
              <w:t>--</w:t>
            </w:r>
          </w:p>
        </w:tc>
        <w:tc>
          <w:tcPr>
            <w:tcW w:w="1779" w:type="dxa"/>
            <w:tcBorders>
              <w:bottom w:val="single" w:sz="4" w:space="0" w:color="auto"/>
              <w:right w:val="single" w:sz="4" w:space="0" w:color="auto"/>
            </w:tcBorders>
            <w:vAlign w:val="center"/>
          </w:tcPr>
          <w:p w14:paraId="61FFC12A" w14:textId="0315E818"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-0.707</w:t>
            </w:r>
            <w:r w:rsidRPr="00020585">
              <w:rPr>
                <w:rFonts w:ascii="Arial" w:hAnsi="Arial" w:cs="Arial"/>
                <w:kern w:val="24"/>
                <w:sz w:val="18"/>
                <w:szCs w:val="18"/>
              </w:rPr>
              <w:t xml:space="preserve"> (</w:t>
            </w:r>
            <w:r>
              <w:rPr>
                <w:rFonts w:ascii="Arial" w:hAnsi="Arial" w:cs="Arial"/>
                <w:kern w:val="24"/>
                <w:sz w:val="18"/>
                <w:szCs w:val="18"/>
              </w:rPr>
              <w:t>32</w:t>
            </w:r>
            <w:r w:rsidRPr="00020585">
              <w:rPr>
                <w:rFonts w:ascii="Arial" w:hAnsi="Arial" w:cs="Arial"/>
                <w:kern w:val="24"/>
                <w:sz w:val="18"/>
                <w:szCs w:val="18"/>
              </w:rPr>
              <w:t>)</w:t>
            </w:r>
          </w:p>
        </w:tc>
        <w:tc>
          <w:tcPr>
            <w:tcW w:w="1779" w:type="dxa"/>
            <w:tcBorders>
              <w:left w:val="single" w:sz="4" w:space="0" w:color="auto"/>
              <w:bottom w:val="single" w:sz="4" w:space="0" w:color="auto"/>
            </w:tcBorders>
            <w:noWrap/>
            <w:vAlign w:val="center"/>
          </w:tcPr>
          <w:p w14:paraId="1E58BFDC" w14:textId="7A75A37A"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c>
          <w:tcPr>
            <w:tcW w:w="1780" w:type="dxa"/>
            <w:tcBorders>
              <w:bottom w:val="single" w:sz="4" w:space="0" w:color="auto"/>
              <w:right w:val="single" w:sz="4" w:space="0" w:color="auto"/>
            </w:tcBorders>
            <w:vAlign w:val="center"/>
          </w:tcPr>
          <w:p w14:paraId="4DC53031" w14:textId="0E0D7976"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hAnsi="Arial" w:cs="Arial"/>
                <w:kern w:val="24"/>
                <w:sz w:val="18"/>
                <w:szCs w:val="18"/>
              </w:rPr>
              <w:t>0.20</w:t>
            </w:r>
            <w:r w:rsidRPr="00020585">
              <w:rPr>
                <w:rFonts w:ascii="Arial" w:hAnsi="Arial" w:cs="Arial"/>
                <w:kern w:val="24"/>
                <w:sz w:val="18"/>
                <w:szCs w:val="18"/>
              </w:rPr>
              <w:t xml:space="preserve"> (20)</w:t>
            </w:r>
          </w:p>
        </w:tc>
      </w:tr>
      <w:tr w:rsidR="00F820D9" w:rsidRPr="004330BB" w14:paraId="750106C2"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left w:val="single" w:sz="4" w:space="0" w:color="auto"/>
            </w:tcBorders>
            <w:vAlign w:val="center"/>
          </w:tcPr>
          <w:p w14:paraId="6354B5A6" w14:textId="2062B4F6" w:rsidR="00F820D9" w:rsidRPr="00F6428B" w:rsidRDefault="00F820D9" w:rsidP="005E1CAC">
            <w:pPr>
              <w:jc w:val="left"/>
              <w:rPr>
                <w:rFonts w:ascii="Arial" w:eastAsia="Times New Roman" w:hAnsi="Arial" w:cs="Arial"/>
                <w:b/>
                <w:bCs/>
                <w:i w:val="0"/>
                <w:iCs w:val="0"/>
                <w:sz w:val="18"/>
                <w:szCs w:val="18"/>
              </w:rPr>
            </w:pPr>
            <w:r>
              <w:rPr>
                <w:rFonts w:ascii="Arial" w:eastAsia="Times New Roman" w:hAnsi="Arial" w:cs="Arial"/>
                <w:b/>
                <w:bCs/>
                <w:i w:val="0"/>
                <w:iCs w:val="0"/>
                <w:sz w:val="18"/>
                <w:szCs w:val="18"/>
              </w:rPr>
              <w:t>Residual Error (units)</w:t>
            </w:r>
          </w:p>
        </w:tc>
        <w:tc>
          <w:tcPr>
            <w:tcW w:w="1779" w:type="dxa"/>
            <w:tcBorders>
              <w:top w:val="single" w:sz="4" w:space="0" w:color="auto"/>
            </w:tcBorders>
            <w:vAlign w:val="center"/>
          </w:tcPr>
          <w:p w14:paraId="43C97F0A" w14:textId="1988D709"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p>
        </w:tc>
        <w:tc>
          <w:tcPr>
            <w:tcW w:w="1779" w:type="dxa"/>
            <w:tcBorders>
              <w:top w:val="single" w:sz="4" w:space="0" w:color="auto"/>
              <w:right w:val="single" w:sz="4" w:space="0" w:color="auto"/>
            </w:tcBorders>
            <w:vAlign w:val="center"/>
          </w:tcPr>
          <w:p w14:paraId="241B8564" w14:textId="60D9AB2D"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hAnsi="Arial" w:cs="Arial"/>
                <w:kern w:val="24"/>
                <w:sz w:val="18"/>
                <w:szCs w:val="18"/>
              </w:rPr>
            </w:pPr>
          </w:p>
        </w:tc>
        <w:tc>
          <w:tcPr>
            <w:tcW w:w="1779" w:type="dxa"/>
            <w:tcBorders>
              <w:top w:val="single" w:sz="4" w:space="0" w:color="auto"/>
              <w:left w:val="single" w:sz="4" w:space="0" w:color="auto"/>
            </w:tcBorders>
            <w:noWrap/>
            <w:vAlign w:val="center"/>
          </w:tcPr>
          <w:p w14:paraId="50297A18" w14:textId="55CE27CC"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tc>
        <w:tc>
          <w:tcPr>
            <w:tcW w:w="1780" w:type="dxa"/>
            <w:tcBorders>
              <w:top w:val="single" w:sz="4" w:space="0" w:color="auto"/>
              <w:right w:val="single" w:sz="4" w:space="0" w:color="auto"/>
            </w:tcBorders>
            <w:vAlign w:val="center"/>
          </w:tcPr>
          <w:p w14:paraId="623DB977" w14:textId="1DB8CE46"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tc>
      </w:tr>
      <w:tr w:rsidR="00F820D9" w:rsidRPr="004330BB" w14:paraId="7EE6DFE2"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tcPr>
          <w:p w14:paraId="519226AA" w14:textId="021EB9CB" w:rsidR="00F820D9" w:rsidRPr="00F6428B" w:rsidRDefault="00F820D9" w:rsidP="005E1CAC">
            <w:pPr>
              <w:rPr>
                <w:rFonts w:ascii="Arial" w:hAnsi="Arial" w:cs="Arial"/>
                <w:kern w:val="24"/>
                <w:sz w:val="18"/>
                <w:szCs w:val="18"/>
              </w:rPr>
            </w:pPr>
            <w:r w:rsidRPr="00F6428B">
              <w:rPr>
                <w:rFonts w:ascii="Arial" w:hAnsi="Arial" w:cs="Arial"/>
                <w:i w:val="0"/>
                <w:iCs w:val="0"/>
                <w:kern w:val="24"/>
                <w:sz w:val="18"/>
                <w:szCs w:val="18"/>
              </w:rPr>
              <w:t>Proportional Error, parent</w:t>
            </w:r>
            <w:r>
              <w:rPr>
                <w:rFonts w:ascii="Arial" w:hAnsi="Arial" w:cs="Arial"/>
                <w:i w:val="0"/>
                <w:iCs w:val="0"/>
                <w:kern w:val="24"/>
                <w:sz w:val="18"/>
                <w:szCs w:val="18"/>
              </w:rPr>
              <w:t xml:space="preserve"> (%)</w:t>
            </w:r>
          </w:p>
        </w:tc>
        <w:tc>
          <w:tcPr>
            <w:tcW w:w="1779" w:type="dxa"/>
            <w:vAlign w:val="center"/>
          </w:tcPr>
          <w:p w14:paraId="6EE23BE5" w14:textId="6FCA61EE"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Pr>
                <w:rFonts w:ascii="Arial" w:hAnsi="Arial" w:cs="Arial"/>
                <w:kern w:val="24"/>
                <w:sz w:val="18"/>
                <w:szCs w:val="18"/>
              </w:rPr>
              <w:t>16.8</w:t>
            </w:r>
            <w:r w:rsidRPr="00020585">
              <w:rPr>
                <w:rFonts w:ascii="Arial" w:hAnsi="Arial" w:cs="Arial"/>
                <w:kern w:val="24"/>
                <w:sz w:val="18"/>
                <w:szCs w:val="18"/>
              </w:rPr>
              <w:t xml:space="preserve"> (4)</w:t>
            </w:r>
          </w:p>
        </w:tc>
        <w:tc>
          <w:tcPr>
            <w:tcW w:w="1779" w:type="dxa"/>
            <w:tcBorders>
              <w:right w:val="single" w:sz="4" w:space="0" w:color="auto"/>
            </w:tcBorders>
            <w:vAlign w:val="center"/>
          </w:tcPr>
          <w:p w14:paraId="7820AEDB" w14:textId="421BE8B7" w:rsidR="00F820D9"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c>
          <w:tcPr>
            <w:tcW w:w="1779" w:type="dxa"/>
            <w:tcBorders>
              <w:left w:val="single" w:sz="4" w:space="0" w:color="auto"/>
            </w:tcBorders>
            <w:noWrap/>
            <w:vAlign w:val="center"/>
          </w:tcPr>
          <w:p w14:paraId="18E112B4" w14:textId="43BB8B9F"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hAnsi="Arial" w:cs="Arial"/>
                <w:kern w:val="24"/>
                <w:sz w:val="18"/>
                <w:szCs w:val="18"/>
              </w:rPr>
            </w:pPr>
            <w:r w:rsidRPr="00020585">
              <w:rPr>
                <w:rFonts w:ascii="Arial" w:hAnsi="Arial" w:cs="Arial"/>
                <w:kern w:val="24"/>
                <w:sz w:val="18"/>
                <w:szCs w:val="18"/>
              </w:rPr>
              <w:t>15.9 (4)</w:t>
            </w:r>
          </w:p>
        </w:tc>
        <w:tc>
          <w:tcPr>
            <w:tcW w:w="1780" w:type="dxa"/>
            <w:tcBorders>
              <w:right w:val="single" w:sz="4" w:space="0" w:color="auto"/>
            </w:tcBorders>
            <w:vAlign w:val="center"/>
          </w:tcPr>
          <w:p w14:paraId="0D9742B5" w14:textId="0CE8361F" w:rsidR="00F820D9"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r>
      <w:tr w:rsidR="00F820D9" w:rsidRPr="004330BB" w14:paraId="5BCC8599"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tcPr>
          <w:p w14:paraId="5BF93820" w14:textId="4370F131" w:rsidR="00F820D9" w:rsidRPr="00F6428B" w:rsidRDefault="00F820D9"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Additive Error, parent (ug/</w:t>
            </w:r>
            <w:r>
              <w:rPr>
                <w:rFonts w:ascii="Arial" w:hAnsi="Arial" w:cs="Arial"/>
                <w:i w:val="0"/>
                <w:iCs w:val="0"/>
                <w:kern w:val="24"/>
                <w:sz w:val="18"/>
                <w:szCs w:val="18"/>
              </w:rPr>
              <w:t>m</w:t>
            </w:r>
            <w:r w:rsidRPr="00F6428B">
              <w:rPr>
                <w:rFonts w:ascii="Arial" w:hAnsi="Arial" w:cs="Arial"/>
                <w:i w:val="0"/>
                <w:iCs w:val="0"/>
                <w:kern w:val="24"/>
                <w:sz w:val="18"/>
                <w:szCs w:val="18"/>
              </w:rPr>
              <w:t>L)</w:t>
            </w:r>
          </w:p>
        </w:tc>
        <w:tc>
          <w:tcPr>
            <w:tcW w:w="1779" w:type="dxa"/>
            <w:vAlign w:val="center"/>
          </w:tcPr>
          <w:p w14:paraId="02EB0556" w14:textId="5EE1CBE7" w:rsidR="00F820D9"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0.25*</w:t>
            </w:r>
          </w:p>
        </w:tc>
        <w:tc>
          <w:tcPr>
            <w:tcW w:w="1779" w:type="dxa"/>
            <w:tcBorders>
              <w:right w:val="single" w:sz="4" w:space="0" w:color="auto"/>
            </w:tcBorders>
            <w:vAlign w:val="center"/>
          </w:tcPr>
          <w:p w14:paraId="0D386254" w14:textId="1758345D" w:rsidR="00F820D9"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c>
          <w:tcPr>
            <w:tcW w:w="1779" w:type="dxa"/>
            <w:tcBorders>
              <w:left w:val="single" w:sz="4" w:space="0" w:color="auto"/>
            </w:tcBorders>
            <w:noWrap/>
            <w:vAlign w:val="center"/>
          </w:tcPr>
          <w:p w14:paraId="5BF28FE1" w14:textId="2DDD864A"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0.25*</w:t>
            </w:r>
          </w:p>
        </w:tc>
        <w:tc>
          <w:tcPr>
            <w:tcW w:w="1780" w:type="dxa"/>
            <w:tcBorders>
              <w:right w:val="single" w:sz="4" w:space="0" w:color="auto"/>
            </w:tcBorders>
            <w:vAlign w:val="center"/>
          </w:tcPr>
          <w:p w14:paraId="03868C99" w14:textId="267588B2"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r>
      <w:tr w:rsidR="00F820D9" w:rsidRPr="004330BB" w14:paraId="57BF67CF" w14:textId="77777777" w:rsidTr="005E1CAC">
        <w:trPr>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tcBorders>
            <w:vAlign w:val="center"/>
          </w:tcPr>
          <w:p w14:paraId="502E2B61" w14:textId="0609D6E8" w:rsidR="00F820D9" w:rsidRPr="00F6428B" w:rsidRDefault="00F820D9"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Proportional Error, metabolite</w:t>
            </w:r>
            <w:r>
              <w:rPr>
                <w:rFonts w:ascii="Arial" w:hAnsi="Arial" w:cs="Arial"/>
                <w:i w:val="0"/>
                <w:iCs w:val="0"/>
                <w:kern w:val="24"/>
                <w:sz w:val="18"/>
                <w:szCs w:val="18"/>
              </w:rPr>
              <w:t xml:space="preserve"> (%)</w:t>
            </w:r>
          </w:p>
        </w:tc>
        <w:tc>
          <w:tcPr>
            <w:tcW w:w="1779" w:type="dxa"/>
            <w:vAlign w:val="center"/>
          </w:tcPr>
          <w:p w14:paraId="1642F831" w14:textId="42862546" w:rsidR="00F820D9"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1</w:t>
            </w:r>
            <w:r>
              <w:rPr>
                <w:rFonts w:ascii="Arial" w:hAnsi="Arial" w:cs="Arial"/>
                <w:kern w:val="24"/>
                <w:sz w:val="18"/>
                <w:szCs w:val="18"/>
              </w:rPr>
              <w:t>5</w:t>
            </w:r>
            <w:r w:rsidRPr="00020585">
              <w:rPr>
                <w:rFonts w:ascii="Arial" w:hAnsi="Arial" w:cs="Arial"/>
                <w:kern w:val="24"/>
                <w:sz w:val="18"/>
                <w:szCs w:val="18"/>
              </w:rPr>
              <w:t>.</w:t>
            </w:r>
            <w:r>
              <w:rPr>
                <w:rFonts w:ascii="Arial" w:hAnsi="Arial" w:cs="Arial"/>
                <w:kern w:val="24"/>
                <w:sz w:val="18"/>
                <w:szCs w:val="18"/>
              </w:rPr>
              <w:t>5</w:t>
            </w:r>
            <w:r w:rsidRPr="00020585">
              <w:rPr>
                <w:rFonts w:ascii="Arial" w:hAnsi="Arial" w:cs="Arial"/>
                <w:kern w:val="24"/>
                <w:sz w:val="18"/>
                <w:szCs w:val="18"/>
              </w:rPr>
              <w:t xml:space="preserve"> (</w:t>
            </w:r>
            <w:r>
              <w:rPr>
                <w:rFonts w:ascii="Arial" w:hAnsi="Arial" w:cs="Arial"/>
                <w:kern w:val="24"/>
                <w:sz w:val="18"/>
                <w:szCs w:val="18"/>
              </w:rPr>
              <w:t>5</w:t>
            </w:r>
            <w:r w:rsidRPr="00020585">
              <w:rPr>
                <w:rFonts w:ascii="Arial" w:hAnsi="Arial" w:cs="Arial"/>
                <w:kern w:val="24"/>
                <w:sz w:val="18"/>
                <w:szCs w:val="18"/>
              </w:rPr>
              <w:t>)</w:t>
            </w:r>
          </w:p>
        </w:tc>
        <w:tc>
          <w:tcPr>
            <w:tcW w:w="1779" w:type="dxa"/>
            <w:tcBorders>
              <w:right w:val="single" w:sz="4" w:space="0" w:color="auto"/>
            </w:tcBorders>
            <w:vAlign w:val="center"/>
          </w:tcPr>
          <w:p w14:paraId="22381C03" w14:textId="2F50C19A" w:rsidR="00F820D9"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c>
          <w:tcPr>
            <w:tcW w:w="1779" w:type="dxa"/>
            <w:tcBorders>
              <w:left w:val="single" w:sz="4" w:space="0" w:color="auto"/>
            </w:tcBorders>
            <w:noWrap/>
            <w:vAlign w:val="center"/>
          </w:tcPr>
          <w:p w14:paraId="04700053" w14:textId="481FFC40"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14.9 (4)</w:t>
            </w:r>
          </w:p>
        </w:tc>
        <w:tc>
          <w:tcPr>
            <w:tcW w:w="1780" w:type="dxa"/>
            <w:tcBorders>
              <w:right w:val="single" w:sz="4" w:space="0" w:color="auto"/>
            </w:tcBorders>
            <w:vAlign w:val="center"/>
          </w:tcPr>
          <w:p w14:paraId="57C911DE" w14:textId="0E1CEBC9" w:rsidR="00F820D9" w:rsidRPr="00020585" w:rsidRDefault="00F820D9" w:rsidP="005E1C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r>
      <w:tr w:rsidR="00F820D9" w:rsidRPr="004330BB" w14:paraId="62F755D1" w14:textId="77777777" w:rsidTr="005E1CA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800" w:type="dxa"/>
            <w:tcBorders>
              <w:left w:val="single" w:sz="4" w:space="0" w:color="auto"/>
              <w:bottom w:val="single" w:sz="4" w:space="0" w:color="auto"/>
            </w:tcBorders>
            <w:noWrap/>
            <w:vAlign w:val="center"/>
          </w:tcPr>
          <w:p w14:paraId="64FE5B32" w14:textId="068E2AE8" w:rsidR="00F820D9" w:rsidRPr="00F6428B" w:rsidRDefault="00F820D9" w:rsidP="005E1CAC">
            <w:pPr>
              <w:rPr>
                <w:rFonts w:ascii="Arial" w:eastAsia="Times New Roman" w:hAnsi="Arial" w:cs="Arial"/>
                <w:b/>
                <w:bCs/>
                <w:i w:val="0"/>
                <w:iCs w:val="0"/>
                <w:sz w:val="18"/>
                <w:szCs w:val="18"/>
              </w:rPr>
            </w:pPr>
            <w:r w:rsidRPr="00F6428B">
              <w:rPr>
                <w:rFonts w:ascii="Arial" w:hAnsi="Arial" w:cs="Arial"/>
                <w:i w:val="0"/>
                <w:iCs w:val="0"/>
                <w:kern w:val="24"/>
                <w:sz w:val="18"/>
                <w:szCs w:val="18"/>
              </w:rPr>
              <w:t>Additive Error, metabolite (ug/</w:t>
            </w:r>
            <w:r>
              <w:rPr>
                <w:rFonts w:ascii="Arial" w:hAnsi="Arial" w:cs="Arial"/>
                <w:i w:val="0"/>
                <w:iCs w:val="0"/>
                <w:kern w:val="24"/>
                <w:sz w:val="18"/>
                <w:szCs w:val="18"/>
              </w:rPr>
              <w:t>m</w:t>
            </w:r>
            <w:r w:rsidRPr="00F6428B">
              <w:rPr>
                <w:rFonts w:ascii="Arial" w:hAnsi="Arial" w:cs="Arial"/>
                <w:i w:val="0"/>
                <w:iCs w:val="0"/>
                <w:kern w:val="24"/>
                <w:sz w:val="18"/>
                <w:szCs w:val="18"/>
              </w:rPr>
              <w:t>L)</w:t>
            </w:r>
          </w:p>
        </w:tc>
        <w:tc>
          <w:tcPr>
            <w:tcW w:w="1779" w:type="dxa"/>
            <w:tcBorders>
              <w:bottom w:val="single" w:sz="4" w:space="0" w:color="auto"/>
            </w:tcBorders>
            <w:vAlign w:val="center"/>
          </w:tcPr>
          <w:p w14:paraId="0CFD75B1" w14:textId="1710B231" w:rsidR="00F820D9"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0.25*</w:t>
            </w:r>
          </w:p>
        </w:tc>
        <w:tc>
          <w:tcPr>
            <w:tcW w:w="1779" w:type="dxa"/>
            <w:tcBorders>
              <w:bottom w:val="single" w:sz="4" w:space="0" w:color="auto"/>
              <w:right w:val="single" w:sz="4" w:space="0" w:color="auto"/>
            </w:tcBorders>
            <w:vAlign w:val="center"/>
          </w:tcPr>
          <w:p w14:paraId="7298C9AF" w14:textId="7690C635" w:rsidR="00F820D9"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c>
          <w:tcPr>
            <w:tcW w:w="1779" w:type="dxa"/>
            <w:tcBorders>
              <w:left w:val="single" w:sz="4" w:space="0" w:color="auto"/>
              <w:bottom w:val="single" w:sz="4" w:space="0" w:color="auto"/>
            </w:tcBorders>
            <w:noWrap/>
            <w:vAlign w:val="center"/>
          </w:tcPr>
          <w:p w14:paraId="3B6E91B5" w14:textId="2B10D93D"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020585">
              <w:rPr>
                <w:rFonts w:ascii="Arial" w:hAnsi="Arial" w:cs="Arial"/>
                <w:kern w:val="24"/>
                <w:sz w:val="18"/>
                <w:szCs w:val="18"/>
              </w:rPr>
              <w:t>0.25*</w:t>
            </w:r>
          </w:p>
        </w:tc>
        <w:tc>
          <w:tcPr>
            <w:tcW w:w="1780" w:type="dxa"/>
            <w:tcBorders>
              <w:bottom w:val="single" w:sz="4" w:space="0" w:color="auto"/>
              <w:right w:val="single" w:sz="4" w:space="0" w:color="auto"/>
            </w:tcBorders>
            <w:vAlign w:val="center"/>
          </w:tcPr>
          <w:p w14:paraId="1BD8B07C" w14:textId="406AC7E9" w:rsidR="00F820D9" w:rsidRPr="00020585" w:rsidRDefault="00F820D9" w:rsidP="005E1C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Pr>
                <w:rFonts w:ascii="Arial" w:eastAsia="Times New Roman" w:hAnsi="Arial" w:cs="Arial"/>
                <w:sz w:val="18"/>
                <w:szCs w:val="18"/>
              </w:rPr>
              <w:t>--</w:t>
            </w:r>
          </w:p>
        </w:tc>
      </w:tr>
    </w:tbl>
    <w:p w14:paraId="0F9875B3" w14:textId="7F221D0F" w:rsidR="005E1CAC" w:rsidRDefault="005E1CAC" w:rsidP="005E1CAC">
      <w:pPr>
        <w:spacing w:line="480" w:lineRule="auto"/>
        <w:rPr>
          <w:rFonts w:ascii="Arial" w:hAnsi="Arial" w:cs="Arial"/>
          <w:sz w:val="20"/>
          <w:szCs w:val="20"/>
        </w:rPr>
      </w:pPr>
      <w:r>
        <w:rPr>
          <w:rFonts w:ascii="Arial" w:hAnsi="Arial" w:cs="Arial"/>
          <w:b/>
          <w:bCs/>
          <w:sz w:val="20"/>
          <w:szCs w:val="20"/>
        </w:rPr>
        <w:t xml:space="preserve">Supplemental </w:t>
      </w:r>
      <w:r w:rsidRPr="00DE288D">
        <w:rPr>
          <w:rFonts w:ascii="Arial" w:hAnsi="Arial" w:cs="Arial"/>
          <w:b/>
          <w:bCs/>
          <w:sz w:val="20"/>
          <w:szCs w:val="20"/>
        </w:rPr>
        <w:t>Table</w:t>
      </w:r>
      <w:r>
        <w:rPr>
          <w:rFonts w:ascii="Arial" w:hAnsi="Arial" w:cs="Arial"/>
          <w:b/>
          <w:bCs/>
          <w:sz w:val="20"/>
          <w:szCs w:val="20"/>
        </w:rPr>
        <w:t xml:space="preserve"> </w:t>
      </w:r>
      <w:r w:rsidR="00B0186E">
        <w:rPr>
          <w:rFonts w:ascii="Arial" w:hAnsi="Arial" w:cs="Arial"/>
          <w:b/>
          <w:bCs/>
          <w:sz w:val="20"/>
          <w:szCs w:val="20"/>
        </w:rPr>
        <w:t>2</w:t>
      </w:r>
      <w:r w:rsidRPr="00DE288D">
        <w:rPr>
          <w:rFonts w:ascii="Arial" w:hAnsi="Arial" w:cs="Arial"/>
          <w:b/>
          <w:bCs/>
          <w:sz w:val="20"/>
          <w:szCs w:val="20"/>
        </w:rPr>
        <w:t xml:space="preserve">. Training and Final Model Parameters. </w:t>
      </w:r>
      <w:r w:rsidRPr="00DE288D">
        <w:rPr>
          <w:rFonts w:ascii="Arial" w:hAnsi="Arial" w:cs="Arial"/>
          <w:sz w:val="20"/>
          <w:szCs w:val="20"/>
        </w:rPr>
        <w:t>Parameters with (*) were fixed.</w:t>
      </w:r>
    </w:p>
    <w:p w14:paraId="45A42BC9" w14:textId="77777777" w:rsidR="00562457" w:rsidRDefault="00562457" w:rsidP="00562457">
      <w:pPr>
        <w:tabs>
          <w:tab w:val="left" w:pos="1211"/>
        </w:tabs>
        <w:rPr>
          <w:sz w:val="20"/>
          <w:szCs w:val="20"/>
        </w:rPr>
      </w:pPr>
    </w:p>
    <w:p w14:paraId="251FE535" w14:textId="20CC91A3" w:rsidR="000D27B0" w:rsidRDefault="000D27B0" w:rsidP="008B76E4">
      <w:pPr>
        <w:rPr>
          <w:rFonts w:ascii="Arial" w:hAnsi="Arial" w:cs="Arial"/>
          <w:sz w:val="20"/>
          <w:szCs w:val="20"/>
        </w:rPr>
      </w:pPr>
      <w:r>
        <w:rPr>
          <w:rFonts w:ascii="Arial" w:hAnsi="Arial" w:cs="Arial"/>
          <w:sz w:val="20"/>
          <w:szCs w:val="20"/>
        </w:rPr>
        <w:br w:type="page"/>
      </w:r>
      <w:r w:rsidR="00CD2B4B">
        <w:rPr>
          <w:rFonts w:ascii="Arial" w:hAnsi="Arial" w:cs="Arial"/>
          <w:noProof/>
          <w:sz w:val="20"/>
          <w:szCs w:val="20"/>
        </w:rPr>
        <w:lastRenderedPageBreak/>
        <w:drawing>
          <wp:inline distT="0" distB="0" distL="0" distR="0" wp14:anchorId="00A609A6" wp14:editId="58327303">
            <wp:extent cx="36576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inline>
        </w:drawing>
      </w:r>
      <w:r w:rsidR="00CD2B4B">
        <w:rPr>
          <w:rFonts w:ascii="Arial" w:hAnsi="Arial" w:cs="Arial"/>
          <w:noProof/>
          <w:sz w:val="20"/>
          <w:szCs w:val="20"/>
        </w:rPr>
        <w:drawing>
          <wp:inline distT="0" distB="0" distL="0" distR="0" wp14:anchorId="3664836F" wp14:editId="77BCB300">
            <wp:extent cx="36576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inline>
        </w:drawing>
      </w:r>
    </w:p>
    <w:p w14:paraId="2FDF117C" w14:textId="537DD246" w:rsidR="00CD2B4B" w:rsidRPr="008B76E4" w:rsidRDefault="00CD2B4B" w:rsidP="008B76E4">
      <w:pPr>
        <w:spacing w:line="480" w:lineRule="auto"/>
        <w:rPr>
          <w:rFonts w:ascii="Arial" w:hAnsi="Arial" w:cs="Arial"/>
          <w:sz w:val="20"/>
          <w:szCs w:val="20"/>
        </w:rPr>
      </w:pPr>
      <w:r>
        <w:rPr>
          <w:rFonts w:ascii="Arial" w:hAnsi="Arial" w:cs="Arial"/>
          <w:b/>
          <w:bCs/>
          <w:sz w:val="20"/>
          <w:szCs w:val="20"/>
        </w:rPr>
        <w:t xml:space="preserve">Supplemental Figure 3. Body weight does not significantly modulate rifapentine clearance. (A) </w:t>
      </w:r>
      <w:r w:rsidR="00D83EC4">
        <w:rPr>
          <w:rFonts w:ascii="Arial" w:hAnsi="Arial" w:cs="Arial"/>
          <w:sz w:val="20"/>
          <w:szCs w:val="20"/>
        </w:rPr>
        <w:t>Model derived individual clearance accounting for weight (y-axis) and not accounting for weight (x-axis). There is little change in clearance for individual participants</w:t>
      </w:r>
      <w:r w:rsidR="008B76E4">
        <w:rPr>
          <w:rFonts w:ascii="Arial" w:hAnsi="Arial" w:cs="Arial"/>
          <w:sz w:val="20"/>
          <w:szCs w:val="20"/>
        </w:rPr>
        <w:t xml:space="preserve">. </w:t>
      </w:r>
      <w:r w:rsidR="008B76E4">
        <w:rPr>
          <w:rFonts w:ascii="Arial" w:hAnsi="Arial" w:cs="Arial"/>
          <w:b/>
          <w:bCs/>
          <w:sz w:val="20"/>
          <w:szCs w:val="20"/>
        </w:rPr>
        <w:t xml:space="preserve">(B) </w:t>
      </w:r>
      <w:r w:rsidR="008B76E4">
        <w:rPr>
          <w:rFonts w:ascii="Arial" w:hAnsi="Arial" w:cs="Arial"/>
          <w:sz w:val="20"/>
          <w:szCs w:val="20"/>
        </w:rPr>
        <w:t>Weak relationship between individual differences in clearance and weight, R</w:t>
      </w:r>
      <w:r w:rsidR="008B76E4">
        <w:rPr>
          <w:rFonts w:ascii="Arial" w:hAnsi="Arial" w:cs="Arial"/>
          <w:sz w:val="20"/>
          <w:szCs w:val="20"/>
          <w:vertAlign w:val="superscript"/>
        </w:rPr>
        <w:t>2</w:t>
      </w:r>
      <w:r w:rsidR="008B76E4">
        <w:rPr>
          <w:rFonts w:ascii="Arial" w:hAnsi="Arial" w:cs="Arial"/>
          <w:sz w:val="20"/>
          <w:szCs w:val="20"/>
        </w:rPr>
        <w:t>=0.0088.</w:t>
      </w:r>
    </w:p>
    <w:p w14:paraId="10B256E1" w14:textId="24193B9E" w:rsidR="000D27B0" w:rsidRDefault="00B0186E" w:rsidP="000D27B0">
      <w:pPr>
        <w:spacing w:line="480" w:lineRule="auto"/>
        <w:rPr>
          <w:rFonts w:ascii="Arial" w:hAnsi="Arial" w:cs="Arial"/>
          <w:b/>
          <w:bCs/>
          <w:sz w:val="20"/>
          <w:szCs w:val="20"/>
        </w:rPr>
      </w:pPr>
      <w:r w:rsidRPr="00B0186E">
        <w:rPr>
          <w:rFonts w:ascii="Arial" w:hAnsi="Arial" w:cs="Arial"/>
          <w:b/>
          <w:bCs/>
          <w:noProof/>
          <w:sz w:val="20"/>
          <w:szCs w:val="20"/>
        </w:rPr>
        <w:lastRenderedPageBreak/>
        <w:drawing>
          <wp:inline distT="0" distB="0" distL="0" distR="0" wp14:anchorId="7710DA10" wp14:editId="5E8E956B">
            <wp:extent cx="5431692" cy="4054155"/>
            <wp:effectExtent l="0" t="0" r="4445" b="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pic:cNvPicPr/>
                  </pic:nvPicPr>
                  <pic:blipFill>
                    <a:blip r:embed="rId27"/>
                    <a:stretch>
                      <a:fillRect/>
                    </a:stretch>
                  </pic:blipFill>
                  <pic:spPr>
                    <a:xfrm>
                      <a:off x="0" y="0"/>
                      <a:ext cx="5431985" cy="4054373"/>
                    </a:xfrm>
                    <a:prstGeom prst="rect">
                      <a:avLst/>
                    </a:prstGeom>
                  </pic:spPr>
                </pic:pic>
              </a:graphicData>
            </a:graphic>
          </wp:inline>
        </w:drawing>
      </w:r>
    </w:p>
    <w:p w14:paraId="24BBA6AB" w14:textId="7DB0C7D2" w:rsidR="000D27B0" w:rsidRDefault="00B0186E" w:rsidP="000D27B0">
      <w:pPr>
        <w:spacing w:line="480" w:lineRule="auto"/>
        <w:rPr>
          <w:rFonts w:ascii="Arial" w:hAnsi="Arial" w:cs="Arial"/>
          <w:b/>
          <w:bCs/>
          <w:sz w:val="20"/>
          <w:szCs w:val="20"/>
        </w:rPr>
      </w:pPr>
      <w:r w:rsidRPr="00B0186E">
        <w:rPr>
          <w:noProof/>
        </w:rPr>
        <w:t xml:space="preserve"> </w:t>
      </w:r>
      <w:r w:rsidRPr="00B0186E">
        <w:rPr>
          <w:rFonts w:ascii="Arial" w:hAnsi="Arial" w:cs="Arial"/>
          <w:b/>
          <w:bCs/>
          <w:noProof/>
          <w:sz w:val="20"/>
          <w:szCs w:val="20"/>
        </w:rPr>
        <w:drawing>
          <wp:inline distT="0" distB="0" distL="0" distR="0" wp14:anchorId="698189B0" wp14:editId="0C34EA7B">
            <wp:extent cx="3115962" cy="3008923"/>
            <wp:effectExtent l="0" t="0" r="0" b="1270"/>
            <wp:docPr id="8" name="Picture 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ox and whisker chart&#10;&#10;Description automatically generated"/>
                    <pic:cNvPicPr/>
                  </pic:nvPicPr>
                  <pic:blipFill>
                    <a:blip r:embed="rId28"/>
                    <a:stretch>
                      <a:fillRect/>
                    </a:stretch>
                  </pic:blipFill>
                  <pic:spPr>
                    <a:xfrm>
                      <a:off x="0" y="0"/>
                      <a:ext cx="3117189" cy="3010108"/>
                    </a:xfrm>
                    <a:prstGeom prst="rect">
                      <a:avLst/>
                    </a:prstGeom>
                  </pic:spPr>
                </pic:pic>
              </a:graphicData>
            </a:graphic>
          </wp:inline>
        </w:drawing>
      </w:r>
    </w:p>
    <w:p w14:paraId="77E524A6" w14:textId="30D5046D" w:rsidR="000D27B0" w:rsidRDefault="00825859" w:rsidP="000D27B0">
      <w:pPr>
        <w:spacing w:line="480" w:lineRule="auto"/>
        <w:rPr>
          <w:rFonts w:ascii="Arial" w:hAnsi="Arial" w:cs="Arial"/>
          <w:sz w:val="20"/>
          <w:szCs w:val="20"/>
        </w:rPr>
      </w:pPr>
      <w:r>
        <w:rPr>
          <w:rFonts w:ascii="Arial" w:hAnsi="Arial" w:cs="Arial"/>
          <w:b/>
          <w:bCs/>
          <w:sz w:val="20"/>
          <w:szCs w:val="20"/>
        </w:rPr>
        <w:t xml:space="preserve">Supplemental </w:t>
      </w:r>
      <w:r w:rsidR="000D27B0" w:rsidRPr="00DE288D">
        <w:rPr>
          <w:rFonts w:ascii="Arial" w:hAnsi="Arial" w:cs="Arial"/>
          <w:b/>
          <w:bCs/>
          <w:sz w:val="20"/>
          <w:szCs w:val="20"/>
        </w:rPr>
        <w:t xml:space="preserve">Figure </w:t>
      </w:r>
      <w:r w:rsidR="00CD2B4B">
        <w:rPr>
          <w:rFonts w:ascii="Arial" w:hAnsi="Arial" w:cs="Arial"/>
          <w:b/>
          <w:bCs/>
          <w:sz w:val="20"/>
          <w:szCs w:val="20"/>
        </w:rPr>
        <w:t>4</w:t>
      </w:r>
      <w:r w:rsidR="000D27B0" w:rsidRPr="00DE288D">
        <w:rPr>
          <w:rFonts w:ascii="Arial" w:hAnsi="Arial" w:cs="Arial"/>
          <w:b/>
          <w:bCs/>
          <w:sz w:val="20"/>
          <w:szCs w:val="20"/>
        </w:rPr>
        <w:t xml:space="preserve">. HIV seropositive </w:t>
      </w:r>
      <w:r w:rsidR="003067BA">
        <w:rPr>
          <w:rFonts w:ascii="Arial" w:hAnsi="Arial" w:cs="Arial"/>
          <w:b/>
          <w:bCs/>
          <w:sz w:val="20"/>
          <w:szCs w:val="20"/>
        </w:rPr>
        <w:t>participants</w:t>
      </w:r>
      <w:r w:rsidR="000D27B0" w:rsidRPr="00DE288D">
        <w:rPr>
          <w:rFonts w:ascii="Arial" w:hAnsi="Arial" w:cs="Arial"/>
          <w:b/>
          <w:bCs/>
          <w:sz w:val="20"/>
          <w:szCs w:val="20"/>
        </w:rPr>
        <w:t xml:space="preserve"> have </w:t>
      </w:r>
      <w:r w:rsidR="00BD07DD">
        <w:rPr>
          <w:rFonts w:ascii="Arial" w:hAnsi="Arial" w:cs="Arial"/>
          <w:b/>
          <w:bCs/>
          <w:sz w:val="20"/>
          <w:szCs w:val="20"/>
        </w:rPr>
        <w:t>lower exposure</w:t>
      </w:r>
      <w:r w:rsidR="000D27B0" w:rsidRPr="00DE288D">
        <w:rPr>
          <w:rFonts w:ascii="Arial" w:hAnsi="Arial" w:cs="Arial"/>
          <w:b/>
          <w:bCs/>
          <w:sz w:val="20"/>
          <w:szCs w:val="20"/>
        </w:rPr>
        <w:t>. (A)</w:t>
      </w:r>
      <w:r w:rsidR="000D27B0" w:rsidRPr="00DE288D">
        <w:rPr>
          <w:rFonts w:ascii="Arial" w:hAnsi="Arial" w:cs="Arial"/>
          <w:sz w:val="20"/>
          <w:szCs w:val="20"/>
        </w:rPr>
        <w:t xml:space="preserve"> Raw rifapentine pharmacokinetic profiles stratified by HIV status in </w:t>
      </w:r>
      <w:r w:rsidR="00C84193">
        <w:rPr>
          <w:rFonts w:ascii="Arial" w:hAnsi="Arial" w:cs="Arial"/>
          <w:sz w:val="20"/>
          <w:szCs w:val="20"/>
        </w:rPr>
        <w:t>S31/A5349</w:t>
      </w:r>
      <w:r w:rsidR="000D27B0" w:rsidRPr="00DE288D">
        <w:rPr>
          <w:rFonts w:ascii="Arial" w:hAnsi="Arial" w:cs="Arial"/>
          <w:sz w:val="20"/>
          <w:szCs w:val="20"/>
        </w:rPr>
        <w:t xml:space="preserve"> and S29/29x. S29/29x found the effect on bioavailability, in </w:t>
      </w:r>
      <w:r w:rsidR="00C84193">
        <w:rPr>
          <w:rFonts w:ascii="Arial" w:hAnsi="Arial" w:cs="Arial"/>
          <w:sz w:val="20"/>
          <w:szCs w:val="20"/>
        </w:rPr>
        <w:t>S31/A5349</w:t>
      </w:r>
      <w:r w:rsidR="000D27B0" w:rsidRPr="00DE288D">
        <w:rPr>
          <w:rFonts w:ascii="Arial" w:hAnsi="Arial" w:cs="Arial"/>
          <w:sz w:val="20"/>
          <w:szCs w:val="20"/>
        </w:rPr>
        <w:t xml:space="preserve"> we found the effect on apparent clearance, potentially due to </w:t>
      </w:r>
      <w:r w:rsidR="00C84193">
        <w:rPr>
          <w:rFonts w:ascii="Arial" w:hAnsi="Arial" w:cs="Arial"/>
          <w:sz w:val="20"/>
          <w:szCs w:val="20"/>
        </w:rPr>
        <w:t>S31/A5349</w:t>
      </w:r>
      <w:r w:rsidR="000D27B0" w:rsidRPr="00DE288D">
        <w:rPr>
          <w:rFonts w:ascii="Arial" w:hAnsi="Arial" w:cs="Arial"/>
          <w:sz w:val="20"/>
          <w:szCs w:val="20"/>
        </w:rPr>
        <w:t xml:space="preserve"> </w:t>
      </w:r>
      <w:r w:rsidR="003067BA">
        <w:rPr>
          <w:rFonts w:ascii="Arial" w:hAnsi="Arial" w:cs="Arial"/>
          <w:sz w:val="20"/>
          <w:szCs w:val="20"/>
        </w:rPr>
        <w:t>participants</w:t>
      </w:r>
      <w:r w:rsidR="000D27B0" w:rsidRPr="00DE288D">
        <w:rPr>
          <w:rFonts w:ascii="Arial" w:hAnsi="Arial" w:cs="Arial"/>
          <w:sz w:val="20"/>
          <w:szCs w:val="20"/>
        </w:rPr>
        <w:t xml:space="preserve"> taking efavirenz based ART, which is also a potent CYP inducer. </w:t>
      </w:r>
      <w:r w:rsidR="000D27B0" w:rsidRPr="00DE288D">
        <w:rPr>
          <w:rFonts w:ascii="Arial" w:hAnsi="Arial" w:cs="Arial"/>
          <w:b/>
          <w:bCs/>
          <w:sz w:val="20"/>
          <w:szCs w:val="20"/>
        </w:rPr>
        <w:t>(B)</w:t>
      </w:r>
      <w:r w:rsidR="000D27B0" w:rsidRPr="00DE288D">
        <w:rPr>
          <w:rFonts w:ascii="Arial" w:hAnsi="Arial" w:cs="Arial"/>
          <w:sz w:val="20"/>
          <w:szCs w:val="20"/>
        </w:rPr>
        <w:t xml:space="preserve"> Regardless of the effect on bioavailability or clearance, the exposures of HIV seropositive </w:t>
      </w:r>
      <w:r w:rsidR="003067BA">
        <w:rPr>
          <w:rFonts w:ascii="Arial" w:hAnsi="Arial" w:cs="Arial"/>
          <w:sz w:val="20"/>
          <w:szCs w:val="20"/>
        </w:rPr>
        <w:t>participants</w:t>
      </w:r>
      <w:r w:rsidR="000D27B0" w:rsidRPr="00DE288D">
        <w:rPr>
          <w:rFonts w:ascii="Arial" w:hAnsi="Arial" w:cs="Arial"/>
          <w:sz w:val="20"/>
          <w:szCs w:val="20"/>
        </w:rPr>
        <w:t xml:space="preserve"> are comparable between the two studies</w:t>
      </w:r>
      <w:r w:rsidR="00B0186E">
        <w:rPr>
          <w:rFonts w:ascii="Arial" w:hAnsi="Arial" w:cs="Arial"/>
          <w:sz w:val="20"/>
          <w:szCs w:val="20"/>
        </w:rPr>
        <w:t>.</w:t>
      </w:r>
    </w:p>
    <w:p w14:paraId="3D09894E" w14:textId="6448BBDA" w:rsidR="0012775A" w:rsidRDefault="000D27B0" w:rsidP="000D27B0">
      <w:pPr>
        <w:rPr>
          <w:rFonts w:ascii="Arial" w:hAnsi="Arial" w:cs="Arial"/>
          <w:sz w:val="20"/>
          <w:szCs w:val="20"/>
        </w:rPr>
      </w:pPr>
      <w:r>
        <w:rPr>
          <w:rFonts w:ascii="Arial" w:hAnsi="Arial" w:cs="Arial"/>
          <w:sz w:val="20"/>
          <w:szCs w:val="20"/>
        </w:rPr>
        <w:br w:type="page"/>
      </w:r>
    </w:p>
    <w:tbl>
      <w:tblPr>
        <w:tblStyle w:val="GridTable2"/>
        <w:tblW w:w="5000" w:type="pct"/>
        <w:tblLayout w:type="fixed"/>
        <w:tblLook w:val="04A0" w:firstRow="1" w:lastRow="0" w:firstColumn="1" w:lastColumn="0" w:noHBand="0" w:noVBand="1"/>
      </w:tblPr>
      <w:tblGrid>
        <w:gridCol w:w="4051"/>
        <w:gridCol w:w="1126"/>
        <w:gridCol w:w="1125"/>
        <w:gridCol w:w="1125"/>
        <w:gridCol w:w="1125"/>
        <w:gridCol w:w="1125"/>
        <w:gridCol w:w="1123"/>
      </w:tblGrid>
      <w:tr w:rsidR="0015210B" w:rsidRPr="00EF39F5" w14:paraId="72926E77" w14:textId="74C38CB8" w:rsidTr="0015210B">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75" w:type="pct"/>
            <w:vAlign w:val="bottom"/>
          </w:tcPr>
          <w:p w14:paraId="2DD01D20" w14:textId="67FE3D55" w:rsidR="0015210B" w:rsidRPr="00273BEF" w:rsidRDefault="0015210B" w:rsidP="0015210B">
            <w:pPr>
              <w:rPr>
                <w:sz w:val="18"/>
                <w:szCs w:val="18"/>
              </w:rPr>
            </w:pPr>
            <w:r w:rsidRPr="00273BEF">
              <w:rPr>
                <w:sz w:val="18"/>
                <w:szCs w:val="18"/>
              </w:rPr>
              <w:lastRenderedPageBreak/>
              <w:t>Safety Outcome</w:t>
            </w:r>
          </w:p>
        </w:tc>
        <w:tc>
          <w:tcPr>
            <w:tcW w:w="521" w:type="pct"/>
            <w:vAlign w:val="bottom"/>
          </w:tcPr>
          <w:p w14:paraId="23FA11D8" w14:textId="4D85D8BF" w:rsidR="0015210B" w:rsidRPr="0015210B" w:rsidRDefault="0015210B" w:rsidP="0015210B">
            <w:pPr>
              <w:cnfStyle w:val="100000000000" w:firstRow="1" w:lastRow="0" w:firstColumn="0" w:lastColumn="0" w:oddVBand="0" w:evenVBand="0" w:oddHBand="0" w:evenHBand="0" w:firstRowFirstColumn="0" w:firstRowLastColumn="0" w:lastRowFirstColumn="0" w:lastRowLastColumn="0"/>
              <w:rPr>
                <w:sz w:val="16"/>
                <w:szCs w:val="16"/>
              </w:rPr>
            </w:pPr>
            <w:r w:rsidRPr="0015210B">
              <w:rPr>
                <w:sz w:val="16"/>
                <w:szCs w:val="16"/>
              </w:rPr>
              <w:t>Unadjusted</w:t>
            </w:r>
            <w:r w:rsidRPr="0015210B">
              <w:rPr>
                <w:sz w:val="16"/>
                <w:szCs w:val="16"/>
              </w:rPr>
              <w:br/>
              <w:t>Odds Ratio</w:t>
            </w:r>
          </w:p>
        </w:tc>
        <w:tc>
          <w:tcPr>
            <w:tcW w:w="521" w:type="pct"/>
            <w:vAlign w:val="bottom"/>
          </w:tcPr>
          <w:p w14:paraId="4B8B4E4E" w14:textId="522E1582" w:rsidR="0015210B" w:rsidRPr="0015210B" w:rsidRDefault="0015210B" w:rsidP="0015210B">
            <w:pPr>
              <w:cnfStyle w:val="100000000000" w:firstRow="1" w:lastRow="0" w:firstColumn="0" w:lastColumn="0" w:oddVBand="0" w:evenVBand="0" w:oddHBand="0" w:evenHBand="0" w:firstRowFirstColumn="0" w:firstRowLastColumn="0" w:lastRowFirstColumn="0" w:lastRowLastColumn="0"/>
              <w:rPr>
                <w:sz w:val="16"/>
                <w:szCs w:val="16"/>
              </w:rPr>
            </w:pPr>
            <w:r w:rsidRPr="0015210B">
              <w:rPr>
                <w:sz w:val="16"/>
                <w:szCs w:val="16"/>
              </w:rPr>
              <w:t>Unadjusted</w:t>
            </w:r>
            <w:r w:rsidRPr="0015210B">
              <w:rPr>
                <w:sz w:val="16"/>
                <w:szCs w:val="16"/>
              </w:rPr>
              <w:br/>
              <w:t>95% CI</w:t>
            </w:r>
          </w:p>
        </w:tc>
        <w:tc>
          <w:tcPr>
            <w:tcW w:w="521" w:type="pct"/>
            <w:vAlign w:val="bottom"/>
          </w:tcPr>
          <w:p w14:paraId="3A47E113" w14:textId="4CFC07F9" w:rsidR="0015210B" w:rsidRPr="0015210B" w:rsidRDefault="0015210B" w:rsidP="0015210B">
            <w:pPr>
              <w:cnfStyle w:val="100000000000" w:firstRow="1" w:lastRow="0" w:firstColumn="0" w:lastColumn="0" w:oddVBand="0" w:evenVBand="0" w:oddHBand="0" w:evenHBand="0" w:firstRowFirstColumn="0" w:firstRowLastColumn="0" w:lastRowFirstColumn="0" w:lastRowLastColumn="0"/>
              <w:rPr>
                <w:sz w:val="16"/>
                <w:szCs w:val="16"/>
              </w:rPr>
            </w:pPr>
            <w:r w:rsidRPr="0015210B">
              <w:rPr>
                <w:sz w:val="16"/>
                <w:szCs w:val="16"/>
              </w:rPr>
              <w:t>Unadjusted</w:t>
            </w:r>
            <w:r w:rsidRPr="0015210B">
              <w:rPr>
                <w:sz w:val="16"/>
                <w:szCs w:val="16"/>
              </w:rPr>
              <w:br/>
              <w:t>p-value</w:t>
            </w:r>
          </w:p>
        </w:tc>
        <w:tc>
          <w:tcPr>
            <w:tcW w:w="521" w:type="pct"/>
            <w:vAlign w:val="bottom"/>
          </w:tcPr>
          <w:p w14:paraId="0CFA5247" w14:textId="31540E22" w:rsidR="0015210B" w:rsidRPr="0015210B" w:rsidRDefault="0015210B" w:rsidP="0015210B">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w:t>
            </w:r>
            <w:r w:rsidRPr="0015210B">
              <w:rPr>
                <w:sz w:val="16"/>
                <w:szCs w:val="16"/>
              </w:rPr>
              <w:t>djusted</w:t>
            </w:r>
            <w:r w:rsidRPr="0015210B">
              <w:rPr>
                <w:sz w:val="16"/>
                <w:szCs w:val="16"/>
              </w:rPr>
              <w:br/>
              <w:t>Odds Ratio</w:t>
            </w:r>
          </w:p>
        </w:tc>
        <w:tc>
          <w:tcPr>
            <w:tcW w:w="521" w:type="pct"/>
            <w:vAlign w:val="bottom"/>
          </w:tcPr>
          <w:p w14:paraId="7A3322C4" w14:textId="484581D6" w:rsidR="0015210B" w:rsidRPr="0015210B" w:rsidRDefault="0015210B" w:rsidP="0015210B">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w:t>
            </w:r>
            <w:r w:rsidRPr="0015210B">
              <w:rPr>
                <w:sz w:val="16"/>
                <w:szCs w:val="16"/>
              </w:rPr>
              <w:t>djusted</w:t>
            </w:r>
            <w:r w:rsidRPr="0015210B">
              <w:rPr>
                <w:sz w:val="16"/>
                <w:szCs w:val="16"/>
              </w:rPr>
              <w:br/>
              <w:t>95% CI</w:t>
            </w:r>
          </w:p>
        </w:tc>
        <w:tc>
          <w:tcPr>
            <w:tcW w:w="520" w:type="pct"/>
            <w:vAlign w:val="bottom"/>
          </w:tcPr>
          <w:p w14:paraId="16C9A328" w14:textId="396F03F1" w:rsidR="0015210B" w:rsidRPr="0015210B" w:rsidRDefault="0015210B" w:rsidP="0015210B">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w:t>
            </w:r>
            <w:r w:rsidRPr="0015210B">
              <w:rPr>
                <w:sz w:val="16"/>
                <w:szCs w:val="16"/>
              </w:rPr>
              <w:t>djusted</w:t>
            </w:r>
            <w:r w:rsidRPr="0015210B">
              <w:rPr>
                <w:sz w:val="16"/>
                <w:szCs w:val="16"/>
              </w:rPr>
              <w:br/>
              <w:t>p-value</w:t>
            </w:r>
          </w:p>
        </w:tc>
      </w:tr>
      <w:tr w:rsidR="0015210B" w14:paraId="4CE93896" w14:textId="5084E303"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6A6A6" w:themeFill="background1" w:themeFillShade="A6"/>
            <w:vAlign w:val="center"/>
          </w:tcPr>
          <w:p w14:paraId="76A4BFE4" w14:textId="5C69F3E0" w:rsidR="0015210B" w:rsidRPr="00273BEF" w:rsidRDefault="0015210B" w:rsidP="00AA257C">
            <w:pPr>
              <w:rPr>
                <w:sz w:val="18"/>
                <w:szCs w:val="18"/>
              </w:rPr>
            </w:pPr>
            <w:r w:rsidRPr="00273BEF">
              <w:rPr>
                <w:sz w:val="18"/>
                <w:szCs w:val="18"/>
              </w:rPr>
              <w:t xml:space="preserve">Rifapentine </w:t>
            </w:r>
            <w:r>
              <w:rPr>
                <w:szCs w:val="20"/>
              </w:rPr>
              <w:t>AUC</w:t>
            </w:r>
            <w:r>
              <w:rPr>
                <w:szCs w:val="20"/>
                <w:vertAlign w:val="subscript"/>
              </w:rPr>
              <w:t>0-24h</w:t>
            </w:r>
            <w:r>
              <w:rPr>
                <w:szCs w:val="20"/>
              </w:rPr>
              <w:t xml:space="preserve"> </w:t>
            </w:r>
            <w:r w:rsidRPr="00273BEF">
              <w:rPr>
                <w:sz w:val="18"/>
                <w:szCs w:val="18"/>
              </w:rPr>
              <w:t>(for every 100</w:t>
            </w:r>
            <w:r>
              <w:rPr>
                <w:sz w:val="18"/>
                <w:szCs w:val="18"/>
              </w:rPr>
              <w:t xml:space="preserve"> µg</w:t>
            </w:r>
            <w:r w:rsidRPr="00273BEF">
              <w:rPr>
                <w:sz w:val="18"/>
                <w:szCs w:val="18"/>
              </w:rPr>
              <w:t>∙h/mL)</w:t>
            </w:r>
          </w:p>
        </w:tc>
        <w:tc>
          <w:tcPr>
            <w:tcW w:w="521" w:type="pct"/>
            <w:shd w:val="clear" w:color="auto" w:fill="A6A6A6" w:themeFill="background1" w:themeFillShade="A6"/>
            <w:vAlign w:val="center"/>
          </w:tcPr>
          <w:p w14:paraId="296286FD" w14:textId="77777777" w:rsidR="0015210B" w:rsidRPr="00273BEF" w:rsidRDefault="0015210B" w:rsidP="00AA257C">
            <w:pPr>
              <w:cnfStyle w:val="000000100000" w:firstRow="0" w:lastRow="0" w:firstColumn="0" w:lastColumn="0" w:oddVBand="0" w:evenVBand="0" w:oddHBand="1" w:evenHBand="0" w:firstRowFirstColumn="0" w:firstRowLastColumn="0" w:lastRowFirstColumn="0" w:lastRowLastColumn="0"/>
              <w:rPr>
                <w:sz w:val="18"/>
                <w:szCs w:val="18"/>
              </w:rPr>
            </w:pPr>
          </w:p>
        </w:tc>
        <w:tc>
          <w:tcPr>
            <w:tcW w:w="521" w:type="pct"/>
            <w:shd w:val="clear" w:color="auto" w:fill="A6A6A6" w:themeFill="background1" w:themeFillShade="A6"/>
            <w:vAlign w:val="center"/>
          </w:tcPr>
          <w:p w14:paraId="43E166CF" w14:textId="77777777" w:rsidR="0015210B" w:rsidRPr="00273BEF" w:rsidRDefault="0015210B" w:rsidP="00AA257C">
            <w:pPr>
              <w:cnfStyle w:val="000000100000" w:firstRow="0" w:lastRow="0" w:firstColumn="0" w:lastColumn="0" w:oddVBand="0" w:evenVBand="0" w:oddHBand="1" w:evenHBand="0" w:firstRowFirstColumn="0" w:firstRowLastColumn="0" w:lastRowFirstColumn="0" w:lastRowLastColumn="0"/>
              <w:rPr>
                <w:sz w:val="18"/>
                <w:szCs w:val="18"/>
              </w:rPr>
            </w:pPr>
          </w:p>
        </w:tc>
        <w:tc>
          <w:tcPr>
            <w:tcW w:w="521" w:type="pct"/>
            <w:shd w:val="clear" w:color="auto" w:fill="A6A6A6" w:themeFill="background1" w:themeFillShade="A6"/>
            <w:vAlign w:val="center"/>
          </w:tcPr>
          <w:p w14:paraId="3931F74E" w14:textId="77777777" w:rsidR="0015210B" w:rsidRPr="00273BEF" w:rsidRDefault="0015210B" w:rsidP="00AA257C">
            <w:pPr>
              <w:cnfStyle w:val="000000100000" w:firstRow="0" w:lastRow="0" w:firstColumn="0" w:lastColumn="0" w:oddVBand="0" w:evenVBand="0" w:oddHBand="1" w:evenHBand="0" w:firstRowFirstColumn="0" w:firstRowLastColumn="0" w:lastRowFirstColumn="0" w:lastRowLastColumn="0"/>
              <w:rPr>
                <w:sz w:val="18"/>
                <w:szCs w:val="18"/>
              </w:rPr>
            </w:pPr>
          </w:p>
        </w:tc>
        <w:tc>
          <w:tcPr>
            <w:tcW w:w="521" w:type="pct"/>
            <w:shd w:val="clear" w:color="auto" w:fill="A6A6A6" w:themeFill="background1" w:themeFillShade="A6"/>
          </w:tcPr>
          <w:p w14:paraId="1505CDBF" w14:textId="77777777" w:rsidR="0015210B" w:rsidRPr="00273BEF" w:rsidRDefault="0015210B" w:rsidP="00AA257C">
            <w:pPr>
              <w:cnfStyle w:val="000000100000" w:firstRow="0" w:lastRow="0" w:firstColumn="0" w:lastColumn="0" w:oddVBand="0" w:evenVBand="0" w:oddHBand="1" w:evenHBand="0" w:firstRowFirstColumn="0" w:firstRowLastColumn="0" w:lastRowFirstColumn="0" w:lastRowLastColumn="0"/>
              <w:rPr>
                <w:sz w:val="18"/>
                <w:szCs w:val="18"/>
              </w:rPr>
            </w:pPr>
          </w:p>
        </w:tc>
        <w:tc>
          <w:tcPr>
            <w:tcW w:w="521" w:type="pct"/>
            <w:shd w:val="clear" w:color="auto" w:fill="A6A6A6" w:themeFill="background1" w:themeFillShade="A6"/>
          </w:tcPr>
          <w:p w14:paraId="1AB2E232" w14:textId="77777777" w:rsidR="0015210B" w:rsidRPr="00273BEF" w:rsidRDefault="0015210B" w:rsidP="00AA257C">
            <w:pPr>
              <w:cnfStyle w:val="000000100000" w:firstRow="0" w:lastRow="0" w:firstColumn="0" w:lastColumn="0" w:oddVBand="0" w:evenVBand="0" w:oddHBand="1" w:evenHBand="0" w:firstRowFirstColumn="0" w:firstRowLastColumn="0" w:lastRowFirstColumn="0" w:lastRowLastColumn="0"/>
              <w:rPr>
                <w:sz w:val="18"/>
                <w:szCs w:val="18"/>
              </w:rPr>
            </w:pPr>
          </w:p>
        </w:tc>
        <w:tc>
          <w:tcPr>
            <w:tcW w:w="520" w:type="pct"/>
            <w:shd w:val="clear" w:color="auto" w:fill="A6A6A6" w:themeFill="background1" w:themeFillShade="A6"/>
          </w:tcPr>
          <w:p w14:paraId="5B9C486B" w14:textId="77777777" w:rsidR="0015210B" w:rsidRPr="00273BEF" w:rsidRDefault="0015210B" w:rsidP="00AA257C">
            <w:pPr>
              <w:cnfStyle w:val="000000100000" w:firstRow="0" w:lastRow="0" w:firstColumn="0" w:lastColumn="0" w:oddVBand="0" w:evenVBand="0" w:oddHBand="1" w:evenHBand="0" w:firstRowFirstColumn="0" w:firstRowLastColumn="0" w:lastRowFirstColumn="0" w:lastRowLastColumn="0"/>
              <w:rPr>
                <w:sz w:val="18"/>
                <w:szCs w:val="18"/>
              </w:rPr>
            </w:pPr>
          </w:p>
        </w:tc>
      </w:tr>
      <w:tr w:rsidR="0015210B" w14:paraId="4E982362" w14:textId="159309D0"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2A2CB6BF" w14:textId="7E1B0EA7" w:rsidR="0015210B" w:rsidRPr="00273BEF" w:rsidRDefault="0015210B" w:rsidP="0015210B">
            <w:pPr>
              <w:rPr>
                <w:b w:val="0"/>
                <w:bCs w:val="0"/>
                <w:sz w:val="16"/>
                <w:szCs w:val="16"/>
              </w:rPr>
            </w:pPr>
            <w:r w:rsidRPr="00273BEF">
              <w:rPr>
                <w:rFonts w:eastAsia="Times New Roman"/>
                <w:b w:val="0"/>
                <w:bCs w:val="0"/>
                <w:color w:val="000000"/>
                <w:sz w:val="18"/>
                <w:szCs w:val="18"/>
              </w:rPr>
              <w:t>Grade 3 or higher adverse event</w:t>
            </w:r>
          </w:p>
        </w:tc>
        <w:tc>
          <w:tcPr>
            <w:tcW w:w="521" w:type="pct"/>
            <w:shd w:val="clear" w:color="auto" w:fill="auto"/>
            <w:vAlign w:val="center"/>
          </w:tcPr>
          <w:p w14:paraId="106B9894" w14:textId="7F99E177"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1.02</w:t>
            </w:r>
          </w:p>
        </w:tc>
        <w:tc>
          <w:tcPr>
            <w:tcW w:w="521" w:type="pct"/>
            <w:shd w:val="clear" w:color="auto" w:fill="auto"/>
            <w:vAlign w:val="center"/>
          </w:tcPr>
          <w:p w14:paraId="0AC91B6B" w14:textId="3DCA5FC0"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0.95 - 1.1</w:t>
            </w:r>
            <w:r>
              <w:rPr>
                <w:color w:val="000000"/>
                <w:sz w:val="16"/>
                <w:szCs w:val="16"/>
              </w:rPr>
              <w:t>0</w:t>
            </w:r>
          </w:p>
        </w:tc>
        <w:tc>
          <w:tcPr>
            <w:tcW w:w="521" w:type="pct"/>
            <w:shd w:val="clear" w:color="auto" w:fill="auto"/>
            <w:vAlign w:val="center"/>
          </w:tcPr>
          <w:p w14:paraId="602D8D71" w14:textId="5D99539D"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0.55</w:t>
            </w:r>
          </w:p>
        </w:tc>
        <w:tc>
          <w:tcPr>
            <w:tcW w:w="521" w:type="pct"/>
            <w:shd w:val="clear" w:color="auto" w:fill="auto"/>
            <w:vAlign w:val="center"/>
          </w:tcPr>
          <w:p w14:paraId="44EC3B57" w14:textId="5E2983C0"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1.02</w:t>
            </w:r>
          </w:p>
        </w:tc>
        <w:tc>
          <w:tcPr>
            <w:tcW w:w="521" w:type="pct"/>
            <w:shd w:val="clear" w:color="auto" w:fill="auto"/>
            <w:vAlign w:val="center"/>
          </w:tcPr>
          <w:p w14:paraId="35AD5D16" w14:textId="288B5CEF"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0.94 - 1.1</w:t>
            </w:r>
            <w:r w:rsidR="00472514">
              <w:rPr>
                <w:color w:val="000000"/>
                <w:sz w:val="16"/>
                <w:szCs w:val="16"/>
              </w:rPr>
              <w:t>0</w:t>
            </w:r>
          </w:p>
        </w:tc>
        <w:tc>
          <w:tcPr>
            <w:tcW w:w="520" w:type="pct"/>
            <w:shd w:val="clear" w:color="auto" w:fill="auto"/>
            <w:vAlign w:val="center"/>
          </w:tcPr>
          <w:p w14:paraId="56D8DEB8" w14:textId="14F57B64"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0.7</w:t>
            </w:r>
            <w:r w:rsidR="00472514">
              <w:rPr>
                <w:color w:val="000000"/>
                <w:sz w:val="16"/>
                <w:szCs w:val="16"/>
              </w:rPr>
              <w:t>0</w:t>
            </w:r>
          </w:p>
        </w:tc>
      </w:tr>
      <w:tr w:rsidR="0015210B" w14:paraId="58FFF843" w14:textId="58E52EDB"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3D923FB1" w14:textId="6F0E0B09" w:rsidR="0015210B" w:rsidRPr="00273BEF" w:rsidRDefault="0015210B" w:rsidP="0015210B">
            <w:pPr>
              <w:rPr>
                <w:b w:val="0"/>
                <w:bCs w:val="0"/>
                <w:sz w:val="16"/>
                <w:szCs w:val="16"/>
              </w:rPr>
            </w:pPr>
            <w:r w:rsidRPr="00273BEF">
              <w:rPr>
                <w:rFonts w:eastAsia="Times New Roman"/>
                <w:b w:val="0"/>
                <w:bCs w:val="0"/>
                <w:color w:val="000000"/>
                <w:sz w:val="18"/>
                <w:szCs w:val="18"/>
              </w:rPr>
              <w:t>Treatment-related grade 3 or higher adverse event</w:t>
            </w:r>
          </w:p>
        </w:tc>
        <w:tc>
          <w:tcPr>
            <w:tcW w:w="521" w:type="pct"/>
            <w:shd w:val="clear" w:color="auto" w:fill="auto"/>
            <w:vAlign w:val="center"/>
          </w:tcPr>
          <w:p w14:paraId="2EA24204" w14:textId="1D6EF08D"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w:t>
            </w:r>
            <w:r>
              <w:rPr>
                <w:color w:val="000000"/>
                <w:sz w:val="16"/>
                <w:szCs w:val="16"/>
              </w:rPr>
              <w:t>.00</w:t>
            </w:r>
          </w:p>
        </w:tc>
        <w:tc>
          <w:tcPr>
            <w:tcW w:w="521" w:type="pct"/>
            <w:shd w:val="clear" w:color="auto" w:fill="auto"/>
            <w:vAlign w:val="center"/>
          </w:tcPr>
          <w:p w14:paraId="21CB6FB1" w14:textId="2F17C417"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0.92 - 1.1</w:t>
            </w:r>
            <w:r>
              <w:rPr>
                <w:color w:val="000000"/>
                <w:sz w:val="16"/>
                <w:szCs w:val="16"/>
              </w:rPr>
              <w:t>0</w:t>
            </w:r>
          </w:p>
        </w:tc>
        <w:tc>
          <w:tcPr>
            <w:tcW w:w="521" w:type="pct"/>
            <w:shd w:val="clear" w:color="auto" w:fill="auto"/>
            <w:vAlign w:val="center"/>
          </w:tcPr>
          <w:p w14:paraId="1488A3C8" w14:textId="6926369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0.93</w:t>
            </w:r>
          </w:p>
        </w:tc>
        <w:tc>
          <w:tcPr>
            <w:tcW w:w="521" w:type="pct"/>
            <w:shd w:val="clear" w:color="auto" w:fill="auto"/>
            <w:vAlign w:val="center"/>
          </w:tcPr>
          <w:p w14:paraId="6B43649E" w14:textId="2C6B24C8"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w:t>
            </w:r>
            <w:r>
              <w:rPr>
                <w:color w:val="000000"/>
                <w:sz w:val="16"/>
                <w:szCs w:val="16"/>
              </w:rPr>
              <w:t>.00</w:t>
            </w:r>
          </w:p>
        </w:tc>
        <w:tc>
          <w:tcPr>
            <w:tcW w:w="521" w:type="pct"/>
            <w:shd w:val="clear" w:color="auto" w:fill="auto"/>
            <w:vAlign w:val="center"/>
          </w:tcPr>
          <w:p w14:paraId="1377F22B" w14:textId="0578F9BF"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0.91 - 1.1</w:t>
            </w:r>
            <w:r w:rsidR="00472514">
              <w:rPr>
                <w:color w:val="000000"/>
                <w:sz w:val="16"/>
                <w:szCs w:val="16"/>
              </w:rPr>
              <w:t>0</w:t>
            </w:r>
          </w:p>
        </w:tc>
        <w:tc>
          <w:tcPr>
            <w:tcW w:w="520" w:type="pct"/>
            <w:shd w:val="clear" w:color="auto" w:fill="auto"/>
            <w:vAlign w:val="center"/>
          </w:tcPr>
          <w:p w14:paraId="7B921D54" w14:textId="5A0256DE"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0.94</w:t>
            </w:r>
          </w:p>
        </w:tc>
      </w:tr>
      <w:tr w:rsidR="0015210B" w14:paraId="5F165123" w14:textId="2F7C2B2F"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6EE3FC8D" w14:textId="08CA478B" w:rsidR="0015210B" w:rsidRPr="00273BEF" w:rsidRDefault="0015210B" w:rsidP="0015210B">
            <w:pPr>
              <w:rPr>
                <w:b w:val="0"/>
                <w:bCs w:val="0"/>
                <w:sz w:val="16"/>
                <w:szCs w:val="16"/>
              </w:rPr>
            </w:pPr>
            <w:r w:rsidRPr="00273BEF">
              <w:rPr>
                <w:rFonts w:eastAsia="Times New Roman"/>
                <w:b w:val="0"/>
                <w:bCs w:val="0"/>
                <w:color w:val="000000"/>
                <w:sz w:val="18"/>
                <w:szCs w:val="18"/>
              </w:rPr>
              <w:t>Any serious adverse event</w:t>
            </w:r>
          </w:p>
        </w:tc>
        <w:tc>
          <w:tcPr>
            <w:tcW w:w="521" w:type="pct"/>
            <w:shd w:val="clear" w:color="auto" w:fill="auto"/>
            <w:vAlign w:val="center"/>
          </w:tcPr>
          <w:p w14:paraId="3B5CA1BD" w14:textId="66373015"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0.94</w:t>
            </w:r>
          </w:p>
        </w:tc>
        <w:tc>
          <w:tcPr>
            <w:tcW w:w="521" w:type="pct"/>
            <w:shd w:val="clear" w:color="auto" w:fill="auto"/>
            <w:vAlign w:val="center"/>
          </w:tcPr>
          <w:p w14:paraId="6BB59484" w14:textId="24EE0252"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0.81 - 1.07</w:t>
            </w:r>
          </w:p>
        </w:tc>
        <w:tc>
          <w:tcPr>
            <w:tcW w:w="521" w:type="pct"/>
            <w:shd w:val="clear" w:color="auto" w:fill="auto"/>
            <w:vAlign w:val="center"/>
          </w:tcPr>
          <w:p w14:paraId="300F8962" w14:textId="602619F0"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0.35</w:t>
            </w:r>
          </w:p>
        </w:tc>
        <w:tc>
          <w:tcPr>
            <w:tcW w:w="521" w:type="pct"/>
            <w:shd w:val="clear" w:color="auto" w:fill="auto"/>
            <w:vAlign w:val="center"/>
          </w:tcPr>
          <w:p w14:paraId="499173BA" w14:textId="30BDFB4F"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0.93</w:t>
            </w:r>
          </w:p>
        </w:tc>
        <w:tc>
          <w:tcPr>
            <w:tcW w:w="521" w:type="pct"/>
            <w:shd w:val="clear" w:color="auto" w:fill="auto"/>
            <w:vAlign w:val="center"/>
          </w:tcPr>
          <w:p w14:paraId="6C11959D" w14:textId="256ECED2"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w:t>
            </w:r>
            <w:r>
              <w:rPr>
                <w:color w:val="000000"/>
                <w:sz w:val="16"/>
                <w:szCs w:val="16"/>
              </w:rPr>
              <w:t>0</w:t>
            </w:r>
            <w:r w:rsidRPr="0015210B">
              <w:rPr>
                <w:color w:val="000000"/>
                <w:sz w:val="16"/>
                <w:szCs w:val="16"/>
              </w:rPr>
              <w:t xml:space="preserve"> - 1.08</w:t>
            </w:r>
          </w:p>
        </w:tc>
        <w:tc>
          <w:tcPr>
            <w:tcW w:w="520" w:type="pct"/>
            <w:shd w:val="clear" w:color="auto" w:fill="auto"/>
            <w:vAlign w:val="center"/>
          </w:tcPr>
          <w:p w14:paraId="79A58937" w14:textId="6617CC51"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0.38</w:t>
            </w:r>
          </w:p>
        </w:tc>
      </w:tr>
      <w:tr w:rsidR="0015210B" w14:paraId="65136223" w14:textId="5E8DF372"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76339210" w14:textId="015ED496" w:rsidR="0015210B" w:rsidRPr="00273BEF" w:rsidRDefault="0015210B" w:rsidP="0015210B">
            <w:pPr>
              <w:rPr>
                <w:b w:val="0"/>
                <w:bCs w:val="0"/>
                <w:sz w:val="16"/>
                <w:szCs w:val="16"/>
              </w:rPr>
            </w:pPr>
            <w:r w:rsidRPr="00273BEF">
              <w:rPr>
                <w:rFonts w:eastAsia="Times New Roman"/>
                <w:b w:val="0"/>
                <w:bCs w:val="0"/>
                <w:color w:val="000000"/>
                <w:sz w:val="18"/>
                <w:szCs w:val="18"/>
              </w:rPr>
              <w:t>Any grade 3 or higher adverse event within 28 weeks after randomization</w:t>
            </w:r>
          </w:p>
        </w:tc>
        <w:tc>
          <w:tcPr>
            <w:tcW w:w="521" w:type="pct"/>
            <w:shd w:val="clear" w:color="auto" w:fill="auto"/>
            <w:vAlign w:val="center"/>
          </w:tcPr>
          <w:p w14:paraId="337774A9" w14:textId="19B8D836"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1.02</w:t>
            </w:r>
          </w:p>
        </w:tc>
        <w:tc>
          <w:tcPr>
            <w:tcW w:w="521" w:type="pct"/>
            <w:shd w:val="clear" w:color="auto" w:fill="auto"/>
            <w:vAlign w:val="center"/>
          </w:tcPr>
          <w:p w14:paraId="08C3532F" w14:textId="3BD680CB"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0.96 - 1.1</w:t>
            </w:r>
            <w:r>
              <w:rPr>
                <w:color w:val="000000"/>
                <w:sz w:val="16"/>
                <w:szCs w:val="16"/>
              </w:rPr>
              <w:t>0</w:t>
            </w:r>
          </w:p>
        </w:tc>
        <w:tc>
          <w:tcPr>
            <w:tcW w:w="521" w:type="pct"/>
            <w:shd w:val="clear" w:color="auto" w:fill="auto"/>
            <w:vAlign w:val="center"/>
          </w:tcPr>
          <w:p w14:paraId="485AF91B" w14:textId="280C456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0.51</w:t>
            </w:r>
          </w:p>
        </w:tc>
        <w:tc>
          <w:tcPr>
            <w:tcW w:w="521" w:type="pct"/>
            <w:shd w:val="clear" w:color="auto" w:fill="auto"/>
            <w:vAlign w:val="center"/>
          </w:tcPr>
          <w:p w14:paraId="06C14EFC" w14:textId="79CFA51B"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1.02</w:t>
            </w:r>
          </w:p>
        </w:tc>
        <w:tc>
          <w:tcPr>
            <w:tcW w:w="521" w:type="pct"/>
            <w:shd w:val="clear" w:color="auto" w:fill="auto"/>
            <w:vAlign w:val="center"/>
          </w:tcPr>
          <w:p w14:paraId="40FFC29C" w14:textId="0D11BB5A"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0.95 - 1.1</w:t>
            </w:r>
            <w:r w:rsidR="00472514">
              <w:rPr>
                <w:color w:val="000000"/>
                <w:sz w:val="16"/>
                <w:szCs w:val="16"/>
              </w:rPr>
              <w:t>0</w:t>
            </w:r>
          </w:p>
        </w:tc>
        <w:tc>
          <w:tcPr>
            <w:tcW w:w="520" w:type="pct"/>
            <w:shd w:val="clear" w:color="auto" w:fill="auto"/>
            <w:vAlign w:val="center"/>
          </w:tcPr>
          <w:p w14:paraId="2ED9A2D4" w14:textId="054A5D8C"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0.54</w:t>
            </w:r>
          </w:p>
        </w:tc>
      </w:tr>
      <w:tr w:rsidR="0015210B" w14:paraId="319EEB54" w14:textId="6E4875C8"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33A8D70C" w14:textId="20397C6A" w:rsidR="0015210B" w:rsidRPr="00273BEF" w:rsidRDefault="0015210B" w:rsidP="0015210B">
            <w:pPr>
              <w:rPr>
                <w:b w:val="0"/>
                <w:bCs w:val="0"/>
                <w:sz w:val="16"/>
                <w:szCs w:val="16"/>
              </w:rPr>
            </w:pPr>
            <w:r w:rsidRPr="00273BEF">
              <w:rPr>
                <w:rFonts w:eastAsia="Times New Roman"/>
                <w:b w:val="0"/>
                <w:bCs w:val="0"/>
                <w:color w:val="000000"/>
                <w:sz w:val="18"/>
                <w:szCs w:val="18"/>
              </w:rPr>
              <w:t>Any adverse event resulting in discontinuation of assigned treatment</w:t>
            </w:r>
          </w:p>
        </w:tc>
        <w:tc>
          <w:tcPr>
            <w:tcW w:w="521" w:type="pct"/>
            <w:shd w:val="clear" w:color="auto" w:fill="auto"/>
            <w:vAlign w:val="center"/>
          </w:tcPr>
          <w:p w14:paraId="6F4EA446" w14:textId="651C6819"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0.96</w:t>
            </w:r>
          </w:p>
        </w:tc>
        <w:tc>
          <w:tcPr>
            <w:tcW w:w="521" w:type="pct"/>
            <w:shd w:val="clear" w:color="auto" w:fill="auto"/>
            <w:vAlign w:val="center"/>
          </w:tcPr>
          <w:p w14:paraId="3701051F" w14:textId="5B4D2A5C"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0.85 - 1.09</w:t>
            </w:r>
          </w:p>
        </w:tc>
        <w:tc>
          <w:tcPr>
            <w:tcW w:w="521" w:type="pct"/>
            <w:shd w:val="clear" w:color="auto" w:fill="auto"/>
            <w:vAlign w:val="center"/>
          </w:tcPr>
          <w:p w14:paraId="3D2E3B1F" w14:textId="6A25B81D"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0.56</w:t>
            </w:r>
          </w:p>
        </w:tc>
        <w:tc>
          <w:tcPr>
            <w:tcW w:w="521" w:type="pct"/>
            <w:shd w:val="clear" w:color="auto" w:fill="auto"/>
            <w:vAlign w:val="center"/>
          </w:tcPr>
          <w:p w14:paraId="6CDB6088" w14:textId="441532C3"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0.93</w:t>
            </w:r>
          </w:p>
        </w:tc>
        <w:tc>
          <w:tcPr>
            <w:tcW w:w="521" w:type="pct"/>
            <w:shd w:val="clear" w:color="auto" w:fill="auto"/>
            <w:vAlign w:val="center"/>
          </w:tcPr>
          <w:p w14:paraId="37132A62" w14:textId="7C4930D6"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0.81 - 1.06</w:t>
            </w:r>
          </w:p>
        </w:tc>
        <w:tc>
          <w:tcPr>
            <w:tcW w:w="520" w:type="pct"/>
            <w:shd w:val="clear" w:color="auto" w:fill="auto"/>
            <w:vAlign w:val="center"/>
          </w:tcPr>
          <w:p w14:paraId="754DB782" w14:textId="1EE38552"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0.27</w:t>
            </w:r>
          </w:p>
        </w:tc>
      </w:tr>
      <w:tr w:rsidR="0015210B" w14:paraId="7D3DCFAF" w14:textId="4185E220"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38B6D1E7" w14:textId="221002BF" w:rsidR="0015210B" w:rsidRPr="00273BEF" w:rsidRDefault="0015210B" w:rsidP="0015210B">
            <w:pPr>
              <w:rPr>
                <w:b w:val="0"/>
                <w:bCs w:val="0"/>
                <w:sz w:val="16"/>
                <w:szCs w:val="16"/>
              </w:rPr>
            </w:pPr>
            <w:r w:rsidRPr="00273BEF">
              <w:rPr>
                <w:rFonts w:eastAsia="Times New Roman"/>
                <w:b w:val="0"/>
                <w:bCs w:val="0"/>
                <w:color w:val="000000"/>
                <w:sz w:val="18"/>
                <w:szCs w:val="18"/>
              </w:rPr>
              <w:t>Premature discontinuation of assigned regimen for any reason in the microbiologically eligible population</w:t>
            </w:r>
          </w:p>
        </w:tc>
        <w:tc>
          <w:tcPr>
            <w:tcW w:w="521" w:type="pct"/>
            <w:shd w:val="clear" w:color="auto" w:fill="auto"/>
            <w:vAlign w:val="center"/>
          </w:tcPr>
          <w:p w14:paraId="589F6355" w14:textId="1D53DAF7"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0.97</w:t>
            </w:r>
          </w:p>
        </w:tc>
        <w:tc>
          <w:tcPr>
            <w:tcW w:w="521" w:type="pct"/>
            <w:shd w:val="clear" w:color="auto" w:fill="auto"/>
            <w:vAlign w:val="center"/>
          </w:tcPr>
          <w:p w14:paraId="75B29A9A" w14:textId="08262E9A"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0.77 - 1.2</w:t>
            </w:r>
            <w:r>
              <w:rPr>
                <w:color w:val="000000"/>
                <w:sz w:val="16"/>
                <w:szCs w:val="16"/>
              </w:rPr>
              <w:t>0</w:t>
            </w:r>
          </w:p>
        </w:tc>
        <w:tc>
          <w:tcPr>
            <w:tcW w:w="521" w:type="pct"/>
            <w:shd w:val="clear" w:color="auto" w:fill="auto"/>
            <w:vAlign w:val="center"/>
          </w:tcPr>
          <w:p w14:paraId="5FE20745" w14:textId="06FF1FE8"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0.81</w:t>
            </w:r>
          </w:p>
        </w:tc>
        <w:tc>
          <w:tcPr>
            <w:tcW w:w="521" w:type="pct"/>
            <w:shd w:val="clear" w:color="auto" w:fill="auto"/>
            <w:vAlign w:val="center"/>
          </w:tcPr>
          <w:p w14:paraId="4840AEAE" w14:textId="0477C9AC"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0.95</w:t>
            </w:r>
          </w:p>
        </w:tc>
        <w:tc>
          <w:tcPr>
            <w:tcW w:w="521" w:type="pct"/>
            <w:shd w:val="clear" w:color="auto" w:fill="auto"/>
            <w:vAlign w:val="center"/>
          </w:tcPr>
          <w:p w14:paraId="747A26DE" w14:textId="02807C6B"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0.73 - 1.21</w:t>
            </w:r>
          </w:p>
        </w:tc>
        <w:tc>
          <w:tcPr>
            <w:tcW w:w="520" w:type="pct"/>
            <w:shd w:val="clear" w:color="auto" w:fill="auto"/>
            <w:vAlign w:val="center"/>
          </w:tcPr>
          <w:p w14:paraId="0D3214CD" w14:textId="1631B970"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0.69</w:t>
            </w:r>
          </w:p>
        </w:tc>
      </w:tr>
      <w:tr w:rsidR="0015210B" w14:paraId="753EEA7D" w14:textId="5554C394"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475562D0" w14:textId="040D674C" w:rsidR="0015210B" w:rsidRPr="00273BEF" w:rsidRDefault="0015210B" w:rsidP="0015210B">
            <w:pPr>
              <w:rPr>
                <w:b w:val="0"/>
                <w:bCs w:val="0"/>
                <w:sz w:val="16"/>
                <w:szCs w:val="16"/>
              </w:rPr>
            </w:pPr>
            <w:r w:rsidRPr="00273BEF">
              <w:rPr>
                <w:rFonts w:eastAsia="Times New Roman"/>
                <w:b w:val="0"/>
                <w:bCs w:val="0"/>
                <w:color w:val="000000"/>
                <w:sz w:val="18"/>
                <w:szCs w:val="18"/>
              </w:rPr>
              <w:t>ALT or AST level ≥5×ULN</w:t>
            </w:r>
          </w:p>
        </w:tc>
        <w:tc>
          <w:tcPr>
            <w:tcW w:w="521" w:type="pct"/>
            <w:shd w:val="clear" w:color="auto" w:fill="auto"/>
            <w:vAlign w:val="center"/>
          </w:tcPr>
          <w:p w14:paraId="31BC9151" w14:textId="027F5685"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1.07</w:t>
            </w:r>
          </w:p>
        </w:tc>
        <w:tc>
          <w:tcPr>
            <w:tcW w:w="521" w:type="pct"/>
            <w:shd w:val="clear" w:color="auto" w:fill="auto"/>
            <w:vAlign w:val="center"/>
          </w:tcPr>
          <w:p w14:paraId="2A1F9C68" w14:textId="6D9E405C"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0.86 - 1.29</w:t>
            </w:r>
          </w:p>
        </w:tc>
        <w:tc>
          <w:tcPr>
            <w:tcW w:w="521" w:type="pct"/>
            <w:shd w:val="clear" w:color="auto" w:fill="auto"/>
            <w:vAlign w:val="center"/>
          </w:tcPr>
          <w:p w14:paraId="19BFFC4E" w14:textId="14E848DB"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0.53</w:t>
            </w:r>
          </w:p>
        </w:tc>
        <w:tc>
          <w:tcPr>
            <w:tcW w:w="521" w:type="pct"/>
            <w:shd w:val="clear" w:color="auto" w:fill="auto"/>
            <w:vAlign w:val="center"/>
          </w:tcPr>
          <w:p w14:paraId="2FDFED11" w14:textId="2E3FC0AB"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0.98</w:t>
            </w:r>
          </w:p>
        </w:tc>
        <w:tc>
          <w:tcPr>
            <w:tcW w:w="521" w:type="pct"/>
            <w:shd w:val="clear" w:color="auto" w:fill="auto"/>
            <w:vAlign w:val="center"/>
          </w:tcPr>
          <w:p w14:paraId="3C967905" w14:textId="5ECF220E"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0.78 - 1.22</w:t>
            </w:r>
          </w:p>
        </w:tc>
        <w:tc>
          <w:tcPr>
            <w:tcW w:w="520" w:type="pct"/>
            <w:shd w:val="clear" w:color="auto" w:fill="auto"/>
            <w:vAlign w:val="center"/>
          </w:tcPr>
          <w:p w14:paraId="73AD9878" w14:textId="4B5A6D4B"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0.87</w:t>
            </w:r>
          </w:p>
        </w:tc>
      </w:tr>
      <w:tr w:rsidR="0015210B" w14:paraId="5F0C7A69" w14:textId="65BF23C2"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09B6B96C" w14:textId="11407F8A" w:rsidR="0015210B" w:rsidRPr="00273BEF" w:rsidRDefault="0015210B" w:rsidP="0015210B">
            <w:pPr>
              <w:rPr>
                <w:b w:val="0"/>
                <w:bCs w:val="0"/>
                <w:sz w:val="16"/>
                <w:szCs w:val="16"/>
              </w:rPr>
            </w:pPr>
            <w:r w:rsidRPr="00273BEF">
              <w:rPr>
                <w:rFonts w:eastAsia="Times New Roman"/>
                <w:b w:val="0"/>
                <w:bCs w:val="0"/>
                <w:color w:val="000000"/>
                <w:sz w:val="18"/>
                <w:szCs w:val="18"/>
              </w:rPr>
              <w:t>ALT or AST level ≥10×ULN</w:t>
            </w:r>
          </w:p>
        </w:tc>
        <w:tc>
          <w:tcPr>
            <w:tcW w:w="521" w:type="pct"/>
            <w:shd w:val="clear" w:color="auto" w:fill="auto"/>
            <w:vAlign w:val="center"/>
          </w:tcPr>
          <w:p w14:paraId="41F40906" w14:textId="472B9CB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0.95</w:t>
            </w:r>
          </w:p>
        </w:tc>
        <w:tc>
          <w:tcPr>
            <w:tcW w:w="521" w:type="pct"/>
            <w:shd w:val="clear" w:color="auto" w:fill="auto"/>
            <w:vAlign w:val="center"/>
          </w:tcPr>
          <w:p w14:paraId="4A0B0C23" w14:textId="758BE697"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0.63 - 1.36</w:t>
            </w:r>
          </w:p>
        </w:tc>
        <w:tc>
          <w:tcPr>
            <w:tcW w:w="521" w:type="pct"/>
            <w:shd w:val="clear" w:color="auto" w:fill="auto"/>
            <w:vAlign w:val="center"/>
          </w:tcPr>
          <w:p w14:paraId="24DD7634" w14:textId="6C4D3E0F"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0.81</w:t>
            </w:r>
          </w:p>
        </w:tc>
        <w:tc>
          <w:tcPr>
            <w:tcW w:w="521" w:type="pct"/>
            <w:shd w:val="clear" w:color="auto" w:fill="auto"/>
            <w:vAlign w:val="center"/>
          </w:tcPr>
          <w:p w14:paraId="70CBC687" w14:textId="6A52B863"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0.89</w:t>
            </w:r>
          </w:p>
        </w:tc>
        <w:tc>
          <w:tcPr>
            <w:tcW w:w="521" w:type="pct"/>
            <w:shd w:val="clear" w:color="auto" w:fill="auto"/>
            <w:vAlign w:val="center"/>
          </w:tcPr>
          <w:p w14:paraId="548C2F50" w14:textId="0278A062"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0.56 - 1.32</w:t>
            </w:r>
          </w:p>
        </w:tc>
        <w:tc>
          <w:tcPr>
            <w:tcW w:w="520" w:type="pct"/>
            <w:shd w:val="clear" w:color="auto" w:fill="auto"/>
            <w:vAlign w:val="center"/>
          </w:tcPr>
          <w:p w14:paraId="20FFFD16" w14:textId="7C4D308D"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0.6</w:t>
            </w:r>
            <w:r w:rsidR="00472514">
              <w:rPr>
                <w:color w:val="000000"/>
                <w:sz w:val="16"/>
                <w:szCs w:val="16"/>
              </w:rPr>
              <w:t>0</w:t>
            </w:r>
          </w:p>
        </w:tc>
      </w:tr>
      <w:tr w:rsidR="0015210B" w14:paraId="2D308169" w14:textId="179CF37C"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07421273" w14:textId="38E16293"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Serum total bilirubin level ≥3×ULN</w:t>
            </w:r>
          </w:p>
        </w:tc>
        <w:tc>
          <w:tcPr>
            <w:tcW w:w="521" w:type="pct"/>
            <w:shd w:val="clear" w:color="auto" w:fill="auto"/>
            <w:vAlign w:val="center"/>
          </w:tcPr>
          <w:p w14:paraId="0CCA6759" w14:textId="5D31AC22"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1.05</w:t>
            </w:r>
          </w:p>
        </w:tc>
        <w:tc>
          <w:tcPr>
            <w:tcW w:w="521" w:type="pct"/>
            <w:shd w:val="clear" w:color="auto" w:fill="auto"/>
            <w:vAlign w:val="center"/>
          </w:tcPr>
          <w:p w14:paraId="4BEB8332" w14:textId="4827AC76"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0.89 - 1.23</w:t>
            </w:r>
          </w:p>
        </w:tc>
        <w:tc>
          <w:tcPr>
            <w:tcW w:w="521" w:type="pct"/>
            <w:shd w:val="clear" w:color="auto" w:fill="auto"/>
            <w:vAlign w:val="center"/>
          </w:tcPr>
          <w:p w14:paraId="2514E20B" w14:textId="43B3B85D"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0.52</w:t>
            </w:r>
          </w:p>
        </w:tc>
        <w:tc>
          <w:tcPr>
            <w:tcW w:w="521" w:type="pct"/>
            <w:shd w:val="clear" w:color="auto" w:fill="auto"/>
            <w:vAlign w:val="center"/>
          </w:tcPr>
          <w:p w14:paraId="7B35A240" w14:textId="60B4A6F1"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1.08</w:t>
            </w:r>
          </w:p>
        </w:tc>
        <w:tc>
          <w:tcPr>
            <w:tcW w:w="521" w:type="pct"/>
            <w:shd w:val="clear" w:color="auto" w:fill="auto"/>
            <w:vAlign w:val="center"/>
          </w:tcPr>
          <w:p w14:paraId="539E7905" w14:textId="0D755F9E"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0.89 - 1.29</w:t>
            </w:r>
          </w:p>
        </w:tc>
        <w:tc>
          <w:tcPr>
            <w:tcW w:w="520" w:type="pct"/>
            <w:shd w:val="clear" w:color="auto" w:fill="auto"/>
            <w:vAlign w:val="center"/>
          </w:tcPr>
          <w:p w14:paraId="019593C1" w14:textId="6AE1F1BC"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0.41</w:t>
            </w:r>
          </w:p>
        </w:tc>
      </w:tr>
      <w:tr w:rsidR="0015210B" w14:paraId="6D452D9B" w14:textId="62520BE8"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4A513BCA" w14:textId="11F383DB"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Hy’s law criteria of ALT or AST level ≥3×ULN plus serum total bilirubin level ≥2×ULN</w:t>
            </w:r>
          </w:p>
        </w:tc>
        <w:tc>
          <w:tcPr>
            <w:tcW w:w="521" w:type="pct"/>
            <w:shd w:val="clear" w:color="auto" w:fill="auto"/>
            <w:vAlign w:val="center"/>
          </w:tcPr>
          <w:p w14:paraId="296FA108" w14:textId="1B6F5D9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1.19</w:t>
            </w:r>
          </w:p>
        </w:tc>
        <w:tc>
          <w:tcPr>
            <w:tcW w:w="521" w:type="pct"/>
            <w:shd w:val="clear" w:color="auto" w:fill="auto"/>
            <w:vAlign w:val="center"/>
          </w:tcPr>
          <w:p w14:paraId="3A8171EB" w14:textId="69F3659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0.92 - 1.48</w:t>
            </w:r>
          </w:p>
        </w:tc>
        <w:tc>
          <w:tcPr>
            <w:tcW w:w="521" w:type="pct"/>
            <w:shd w:val="clear" w:color="auto" w:fill="auto"/>
            <w:vAlign w:val="center"/>
          </w:tcPr>
          <w:p w14:paraId="12FC1F30" w14:textId="04544D45"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0.16</w:t>
            </w:r>
          </w:p>
        </w:tc>
        <w:tc>
          <w:tcPr>
            <w:tcW w:w="521" w:type="pct"/>
            <w:shd w:val="clear" w:color="auto" w:fill="auto"/>
            <w:vAlign w:val="center"/>
          </w:tcPr>
          <w:p w14:paraId="009FB75A" w14:textId="31250FD5"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1.23</w:t>
            </w:r>
          </w:p>
        </w:tc>
        <w:tc>
          <w:tcPr>
            <w:tcW w:w="521" w:type="pct"/>
            <w:shd w:val="clear" w:color="auto" w:fill="auto"/>
            <w:vAlign w:val="center"/>
          </w:tcPr>
          <w:p w14:paraId="0A499E23" w14:textId="75DD27F5"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0.93 - 1.59</w:t>
            </w:r>
          </w:p>
        </w:tc>
        <w:tc>
          <w:tcPr>
            <w:tcW w:w="520" w:type="pct"/>
            <w:shd w:val="clear" w:color="auto" w:fill="auto"/>
            <w:vAlign w:val="center"/>
          </w:tcPr>
          <w:p w14:paraId="45445F29" w14:textId="4052CA14"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0.13</w:t>
            </w:r>
          </w:p>
        </w:tc>
      </w:tr>
      <w:tr w:rsidR="0015210B" w14:paraId="22C962DA" w14:textId="6B0380F2"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0762B195" w14:textId="22E1FB39"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Neutropenia</w:t>
            </w:r>
          </w:p>
        </w:tc>
        <w:tc>
          <w:tcPr>
            <w:tcW w:w="521" w:type="pct"/>
            <w:shd w:val="clear" w:color="auto" w:fill="auto"/>
            <w:vAlign w:val="center"/>
          </w:tcPr>
          <w:p w14:paraId="70434BE9" w14:textId="637C89C3" w:rsidR="0015210B" w:rsidRPr="0015210B" w:rsidRDefault="00AB799C" w:rsidP="0015210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1.07</w:t>
            </w:r>
          </w:p>
        </w:tc>
        <w:tc>
          <w:tcPr>
            <w:tcW w:w="521" w:type="pct"/>
            <w:shd w:val="clear" w:color="auto" w:fill="auto"/>
            <w:vAlign w:val="center"/>
          </w:tcPr>
          <w:p w14:paraId="60C41EFB" w14:textId="5D733FE8" w:rsidR="0015210B" w:rsidRPr="0015210B" w:rsidRDefault="00AB799C" w:rsidP="0015210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0.96 - 1.19</w:t>
            </w:r>
          </w:p>
        </w:tc>
        <w:tc>
          <w:tcPr>
            <w:tcW w:w="521" w:type="pct"/>
            <w:shd w:val="clear" w:color="auto" w:fill="auto"/>
            <w:vAlign w:val="center"/>
          </w:tcPr>
          <w:p w14:paraId="5EE56E68" w14:textId="4AC23DE4" w:rsidR="0015210B" w:rsidRPr="0015210B" w:rsidRDefault="00AB799C" w:rsidP="0015210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0.20</w:t>
            </w:r>
          </w:p>
        </w:tc>
        <w:tc>
          <w:tcPr>
            <w:tcW w:w="521" w:type="pct"/>
            <w:shd w:val="clear" w:color="auto" w:fill="auto"/>
            <w:vAlign w:val="center"/>
          </w:tcPr>
          <w:p w14:paraId="0076AC5E" w14:textId="2385F67D" w:rsidR="0015210B" w:rsidRPr="0015210B" w:rsidRDefault="00AB799C" w:rsidP="0015210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1.15</w:t>
            </w:r>
          </w:p>
        </w:tc>
        <w:tc>
          <w:tcPr>
            <w:tcW w:w="521" w:type="pct"/>
            <w:shd w:val="clear" w:color="auto" w:fill="auto"/>
            <w:vAlign w:val="center"/>
          </w:tcPr>
          <w:p w14:paraId="63BF4DB7" w14:textId="26955832" w:rsidR="0015210B" w:rsidRPr="0015210B" w:rsidRDefault="00AB799C" w:rsidP="0015210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1.02 - 1.30</w:t>
            </w:r>
          </w:p>
        </w:tc>
        <w:tc>
          <w:tcPr>
            <w:tcW w:w="520" w:type="pct"/>
            <w:shd w:val="clear" w:color="auto" w:fill="auto"/>
            <w:vAlign w:val="center"/>
          </w:tcPr>
          <w:p w14:paraId="3D154ED5" w14:textId="0D12DAE7" w:rsidR="0015210B" w:rsidRPr="0015210B" w:rsidRDefault="00AB799C" w:rsidP="0015210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0.018</w:t>
            </w:r>
          </w:p>
        </w:tc>
      </w:tr>
      <w:tr w:rsidR="0015210B" w14:paraId="48569B62" w14:textId="757E0F27"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2CCB514A" w14:textId="0CBC28F1" w:rsidR="0015210B" w:rsidRPr="00472514" w:rsidRDefault="0015210B" w:rsidP="0015210B">
            <w:pPr>
              <w:rPr>
                <w:rFonts w:eastAsia="Times New Roman"/>
                <w:color w:val="000000"/>
                <w:sz w:val="18"/>
                <w:szCs w:val="18"/>
              </w:rPr>
            </w:pPr>
            <w:r w:rsidRPr="00472514">
              <w:rPr>
                <w:rFonts w:eastAsia="Times New Roman"/>
                <w:color w:val="000000"/>
                <w:sz w:val="18"/>
                <w:szCs w:val="18"/>
              </w:rPr>
              <w:t>Death</w:t>
            </w:r>
          </w:p>
        </w:tc>
        <w:tc>
          <w:tcPr>
            <w:tcW w:w="521" w:type="pct"/>
            <w:shd w:val="clear" w:color="auto" w:fill="auto"/>
            <w:vAlign w:val="center"/>
          </w:tcPr>
          <w:p w14:paraId="0EFA473F" w14:textId="733CFB90" w:rsidR="0015210B" w:rsidRPr="00472514" w:rsidRDefault="0015210B" w:rsidP="0015210B">
            <w:pPr>
              <w:cnfStyle w:val="000000100000" w:firstRow="0" w:lastRow="0" w:firstColumn="0" w:lastColumn="0" w:oddVBand="0" w:evenVBand="0" w:oddHBand="1" w:evenHBand="0" w:firstRowFirstColumn="0" w:firstRowLastColumn="0" w:lastRowFirstColumn="0" w:lastRowLastColumn="0"/>
              <w:rPr>
                <w:b/>
                <w:bCs/>
                <w:sz w:val="16"/>
                <w:szCs w:val="16"/>
              </w:rPr>
            </w:pPr>
            <w:r w:rsidRPr="00472514">
              <w:rPr>
                <w:b/>
                <w:bCs/>
                <w:color w:val="000000"/>
                <w:sz w:val="16"/>
                <w:szCs w:val="16"/>
              </w:rPr>
              <w:t>0.51</w:t>
            </w:r>
          </w:p>
        </w:tc>
        <w:tc>
          <w:tcPr>
            <w:tcW w:w="521" w:type="pct"/>
            <w:shd w:val="clear" w:color="auto" w:fill="auto"/>
            <w:vAlign w:val="center"/>
          </w:tcPr>
          <w:p w14:paraId="328BFAAE" w14:textId="5D686CBF" w:rsidR="0015210B" w:rsidRPr="00472514" w:rsidRDefault="0015210B" w:rsidP="0015210B">
            <w:pPr>
              <w:cnfStyle w:val="000000100000" w:firstRow="0" w:lastRow="0" w:firstColumn="0" w:lastColumn="0" w:oddVBand="0" w:evenVBand="0" w:oddHBand="1" w:evenHBand="0" w:firstRowFirstColumn="0" w:firstRowLastColumn="0" w:lastRowFirstColumn="0" w:lastRowLastColumn="0"/>
              <w:rPr>
                <w:b/>
                <w:bCs/>
                <w:sz w:val="16"/>
                <w:szCs w:val="16"/>
              </w:rPr>
            </w:pPr>
            <w:r w:rsidRPr="00472514">
              <w:rPr>
                <w:b/>
                <w:bCs/>
                <w:color w:val="000000"/>
                <w:sz w:val="16"/>
                <w:szCs w:val="16"/>
              </w:rPr>
              <w:t>0.27 - 0.88</w:t>
            </w:r>
          </w:p>
        </w:tc>
        <w:tc>
          <w:tcPr>
            <w:tcW w:w="521" w:type="pct"/>
            <w:shd w:val="clear" w:color="auto" w:fill="auto"/>
            <w:vAlign w:val="center"/>
          </w:tcPr>
          <w:p w14:paraId="3F1CA0EE" w14:textId="248A5B99" w:rsidR="0015210B" w:rsidRPr="00472514" w:rsidRDefault="0015210B" w:rsidP="0015210B">
            <w:pPr>
              <w:cnfStyle w:val="000000100000" w:firstRow="0" w:lastRow="0" w:firstColumn="0" w:lastColumn="0" w:oddVBand="0" w:evenVBand="0" w:oddHBand="1" w:evenHBand="0" w:firstRowFirstColumn="0" w:firstRowLastColumn="0" w:lastRowFirstColumn="0" w:lastRowLastColumn="0"/>
              <w:rPr>
                <w:b/>
                <w:bCs/>
                <w:sz w:val="16"/>
                <w:szCs w:val="16"/>
              </w:rPr>
            </w:pPr>
            <w:r w:rsidRPr="00472514">
              <w:rPr>
                <w:b/>
                <w:bCs/>
                <w:color w:val="000000"/>
                <w:sz w:val="16"/>
                <w:szCs w:val="16"/>
              </w:rPr>
              <w:t>0.023</w:t>
            </w:r>
          </w:p>
        </w:tc>
        <w:tc>
          <w:tcPr>
            <w:tcW w:w="521" w:type="pct"/>
            <w:shd w:val="clear" w:color="auto" w:fill="auto"/>
            <w:vAlign w:val="center"/>
          </w:tcPr>
          <w:p w14:paraId="001839D7" w14:textId="6AE8B886"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0.59</w:t>
            </w:r>
          </w:p>
        </w:tc>
        <w:tc>
          <w:tcPr>
            <w:tcW w:w="521" w:type="pct"/>
            <w:shd w:val="clear" w:color="auto" w:fill="auto"/>
            <w:vAlign w:val="center"/>
          </w:tcPr>
          <w:p w14:paraId="3C6FAB85" w14:textId="270110AD"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0.3</w:t>
            </w:r>
            <w:r>
              <w:rPr>
                <w:color w:val="000000"/>
                <w:sz w:val="16"/>
                <w:szCs w:val="16"/>
              </w:rPr>
              <w:t>0</w:t>
            </w:r>
            <w:r w:rsidRPr="0015210B">
              <w:rPr>
                <w:color w:val="000000"/>
                <w:sz w:val="16"/>
                <w:szCs w:val="16"/>
              </w:rPr>
              <w:t xml:space="preserve"> - 1.04</w:t>
            </w:r>
          </w:p>
        </w:tc>
        <w:tc>
          <w:tcPr>
            <w:tcW w:w="520" w:type="pct"/>
            <w:shd w:val="clear" w:color="auto" w:fill="auto"/>
            <w:vAlign w:val="center"/>
          </w:tcPr>
          <w:p w14:paraId="2313F2EC" w14:textId="63C7995F"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0.093</w:t>
            </w:r>
          </w:p>
        </w:tc>
      </w:tr>
      <w:tr w:rsidR="0015210B" w14:paraId="14799748" w14:textId="4F5B1489"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EAAAA" w:themeFill="background2" w:themeFillShade="BF"/>
            <w:vAlign w:val="center"/>
          </w:tcPr>
          <w:p w14:paraId="109E2582" w14:textId="14A3D9AA" w:rsidR="0015210B" w:rsidRPr="00273BEF" w:rsidRDefault="0015210B" w:rsidP="0015210B">
            <w:pPr>
              <w:rPr>
                <w:rFonts w:eastAsia="Times New Roman"/>
                <w:b w:val="0"/>
                <w:bCs w:val="0"/>
                <w:color w:val="000000"/>
                <w:sz w:val="18"/>
                <w:szCs w:val="18"/>
              </w:rPr>
            </w:pPr>
            <w:r w:rsidRPr="00273BEF">
              <w:rPr>
                <w:sz w:val="18"/>
                <w:szCs w:val="18"/>
              </w:rPr>
              <w:t xml:space="preserve">Rifapentine </w:t>
            </w:r>
            <w:r>
              <w:rPr>
                <w:szCs w:val="20"/>
              </w:rPr>
              <w:t>C</w:t>
            </w:r>
            <w:r w:rsidRPr="008B76E4">
              <w:rPr>
                <w:szCs w:val="20"/>
                <w:vertAlign w:val="subscript"/>
              </w:rPr>
              <w:t xml:space="preserve">max </w:t>
            </w:r>
            <w:r w:rsidRPr="00273BEF">
              <w:rPr>
                <w:sz w:val="18"/>
                <w:szCs w:val="18"/>
              </w:rPr>
              <w:t xml:space="preserve"> (for every 10</w:t>
            </w:r>
            <w:r>
              <w:rPr>
                <w:sz w:val="18"/>
                <w:szCs w:val="18"/>
              </w:rPr>
              <w:t xml:space="preserve"> µg</w:t>
            </w:r>
            <w:r w:rsidRPr="00273BEF">
              <w:rPr>
                <w:sz w:val="18"/>
                <w:szCs w:val="18"/>
              </w:rPr>
              <w:t>/mL)</w:t>
            </w:r>
          </w:p>
        </w:tc>
        <w:tc>
          <w:tcPr>
            <w:tcW w:w="521" w:type="pct"/>
            <w:shd w:val="clear" w:color="auto" w:fill="AEAAAA" w:themeFill="background2" w:themeFillShade="BF"/>
            <w:vAlign w:val="center"/>
          </w:tcPr>
          <w:p w14:paraId="1E119EA8" w14:textId="77777777"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p>
        </w:tc>
        <w:tc>
          <w:tcPr>
            <w:tcW w:w="521" w:type="pct"/>
            <w:shd w:val="clear" w:color="auto" w:fill="AEAAAA" w:themeFill="background2" w:themeFillShade="BF"/>
            <w:vAlign w:val="center"/>
          </w:tcPr>
          <w:p w14:paraId="25004FE0" w14:textId="77777777"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p>
        </w:tc>
        <w:tc>
          <w:tcPr>
            <w:tcW w:w="521" w:type="pct"/>
            <w:shd w:val="clear" w:color="auto" w:fill="AEAAAA" w:themeFill="background2" w:themeFillShade="BF"/>
            <w:vAlign w:val="center"/>
          </w:tcPr>
          <w:p w14:paraId="18050ABC" w14:textId="77777777"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p>
        </w:tc>
        <w:tc>
          <w:tcPr>
            <w:tcW w:w="521" w:type="pct"/>
            <w:shd w:val="clear" w:color="auto" w:fill="AEAAAA" w:themeFill="background2" w:themeFillShade="BF"/>
            <w:vAlign w:val="center"/>
          </w:tcPr>
          <w:p w14:paraId="742FAC93" w14:textId="77777777"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p>
        </w:tc>
        <w:tc>
          <w:tcPr>
            <w:tcW w:w="521" w:type="pct"/>
            <w:shd w:val="clear" w:color="auto" w:fill="AEAAAA" w:themeFill="background2" w:themeFillShade="BF"/>
            <w:vAlign w:val="center"/>
          </w:tcPr>
          <w:p w14:paraId="63FC7751" w14:textId="77777777"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p>
        </w:tc>
        <w:tc>
          <w:tcPr>
            <w:tcW w:w="520" w:type="pct"/>
            <w:shd w:val="clear" w:color="auto" w:fill="AEAAAA" w:themeFill="background2" w:themeFillShade="BF"/>
            <w:vAlign w:val="center"/>
          </w:tcPr>
          <w:p w14:paraId="677A3843" w14:textId="77777777"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p>
        </w:tc>
      </w:tr>
      <w:tr w:rsidR="0015210B" w14:paraId="274151B9" w14:textId="56CD5A60"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68B17DF2" w14:textId="0FE8E261" w:rsidR="0015210B" w:rsidRPr="00273BEF" w:rsidRDefault="0015210B" w:rsidP="0015210B">
            <w:pPr>
              <w:rPr>
                <w:sz w:val="18"/>
                <w:szCs w:val="18"/>
              </w:rPr>
            </w:pPr>
            <w:r w:rsidRPr="00273BEF">
              <w:rPr>
                <w:rFonts w:eastAsia="Times New Roman"/>
                <w:b w:val="0"/>
                <w:bCs w:val="0"/>
                <w:color w:val="000000"/>
                <w:sz w:val="18"/>
                <w:szCs w:val="18"/>
              </w:rPr>
              <w:t>Grade 3 or higher adverse event</w:t>
            </w:r>
          </w:p>
        </w:tc>
        <w:tc>
          <w:tcPr>
            <w:tcW w:w="521" w:type="pct"/>
            <w:shd w:val="clear" w:color="auto" w:fill="auto"/>
            <w:vAlign w:val="center"/>
          </w:tcPr>
          <w:p w14:paraId="7C39973C" w14:textId="53CA6E67"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1.04</w:t>
            </w:r>
          </w:p>
        </w:tc>
        <w:tc>
          <w:tcPr>
            <w:tcW w:w="521" w:type="pct"/>
            <w:shd w:val="clear" w:color="auto" w:fill="auto"/>
            <w:vAlign w:val="center"/>
          </w:tcPr>
          <w:p w14:paraId="486BCF55" w14:textId="757F227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0.88 - 1.21</w:t>
            </w:r>
          </w:p>
        </w:tc>
        <w:tc>
          <w:tcPr>
            <w:tcW w:w="521" w:type="pct"/>
            <w:shd w:val="clear" w:color="auto" w:fill="auto"/>
            <w:vAlign w:val="center"/>
          </w:tcPr>
          <w:p w14:paraId="6AFDD781" w14:textId="103A388F"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0.67</w:t>
            </w:r>
          </w:p>
        </w:tc>
        <w:tc>
          <w:tcPr>
            <w:tcW w:w="521" w:type="pct"/>
            <w:shd w:val="clear" w:color="auto" w:fill="auto"/>
            <w:vAlign w:val="center"/>
          </w:tcPr>
          <w:p w14:paraId="1F10EE44" w14:textId="2498716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1.01</w:t>
            </w:r>
          </w:p>
        </w:tc>
        <w:tc>
          <w:tcPr>
            <w:tcW w:w="521" w:type="pct"/>
            <w:shd w:val="clear" w:color="auto" w:fill="auto"/>
            <w:vAlign w:val="center"/>
          </w:tcPr>
          <w:p w14:paraId="679174ED" w14:textId="07438A1C"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0.85 - 1.19</w:t>
            </w:r>
          </w:p>
        </w:tc>
        <w:tc>
          <w:tcPr>
            <w:tcW w:w="520" w:type="pct"/>
            <w:shd w:val="clear" w:color="auto" w:fill="auto"/>
            <w:vAlign w:val="center"/>
          </w:tcPr>
          <w:p w14:paraId="523F9A36" w14:textId="45161A28"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0.95</w:t>
            </w:r>
          </w:p>
        </w:tc>
      </w:tr>
      <w:tr w:rsidR="0015210B" w14:paraId="0382EE6E" w14:textId="6D0BFBF5"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3858BB0E" w14:textId="5101B240"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Treatment-related grade 3 or higher adverse event</w:t>
            </w:r>
          </w:p>
        </w:tc>
        <w:tc>
          <w:tcPr>
            <w:tcW w:w="521" w:type="pct"/>
            <w:shd w:val="clear" w:color="auto" w:fill="auto"/>
            <w:vAlign w:val="center"/>
          </w:tcPr>
          <w:p w14:paraId="3F0CDC75" w14:textId="482A1E7F"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w:t>
            </w:r>
            <w:r>
              <w:rPr>
                <w:color w:val="000000"/>
                <w:sz w:val="16"/>
                <w:szCs w:val="16"/>
              </w:rPr>
              <w:t>.00</w:t>
            </w:r>
          </w:p>
        </w:tc>
        <w:tc>
          <w:tcPr>
            <w:tcW w:w="521" w:type="pct"/>
            <w:shd w:val="clear" w:color="auto" w:fill="auto"/>
            <w:vAlign w:val="center"/>
          </w:tcPr>
          <w:p w14:paraId="6B723C35" w14:textId="2154235E"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0.82 - 1.21</w:t>
            </w:r>
          </w:p>
        </w:tc>
        <w:tc>
          <w:tcPr>
            <w:tcW w:w="521" w:type="pct"/>
            <w:shd w:val="clear" w:color="auto" w:fill="auto"/>
            <w:vAlign w:val="center"/>
          </w:tcPr>
          <w:p w14:paraId="187CB6F1" w14:textId="5326876C"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w:t>
            </w:r>
            <w:r>
              <w:rPr>
                <w:color w:val="000000"/>
                <w:sz w:val="16"/>
                <w:szCs w:val="16"/>
              </w:rPr>
              <w:t>.00</w:t>
            </w:r>
          </w:p>
        </w:tc>
        <w:tc>
          <w:tcPr>
            <w:tcW w:w="521" w:type="pct"/>
            <w:shd w:val="clear" w:color="auto" w:fill="auto"/>
            <w:vAlign w:val="center"/>
          </w:tcPr>
          <w:p w14:paraId="7FCDC6E2" w14:textId="263AE008"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0.98</w:t>
            </w:r>
          </w:p>
        </w:tc>
        <w:tc>
          <w:tcPr>
            <w:tcW w:w="521" w:type="pct"/>
            <w:shd w:val="clear" w:color="auto" w:fill="auto"/>
            <w:vAlign w:val="center"/>
          </w:tcPr>
          <w:p w14:paraId="1453C710" w14:textId="3BB15BE3"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0.79 - 1.21</w:t>
            </w:r>
          </w:p>
        </w:tc>
        <w:tc>
          <w:tcPr>
            <w:tcW w:w="520" w:type="pct"/>
            <w:shd w:val="clear" w:color="auto" w:fill="auto"/>
            <w:vAlign w:val="center"/>
          </w:tcPr>
          <w:p w14:paraId="6D086722" w14:textId="1E1EEA29"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0.86</w:t>
            </w:r>
          </w:p>
        </w:tc>
      </w:tr>
      <w:tr w:rsidR="0015210B" w14:paraId="122E7491" w14:textId="766977A3"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4FD1EE90" w14:textId="1B3AA9FB"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Any serious adverse event</w:t>
            </w:r>
          </w:p>
        </w:tc>
        <w:tc>
          <w:tcPr>
            <w:tcW w:w="521" w:type="pct"/>
            <w:shd w:val="clear" w:color="auto" w:fill="auto"/>
            <w:vAlign w:val="center"/>
          </w:tcPr>
          <w:p w14:paraId="43B9F47C" w14:textId="4CF415B5"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0.84</w:t>
            </w:r>
          </w:p>
        </w:tc>
        <w:tc>
          <w:tcPr>
            <w:tcW w:w="521" w:type="pct"/>
            <w:shd w:val="clear" w:color="auto" w:fill="auto"/>
            <w:vAlign w:val="center"/>
          </w:tcPr>
          <w:p w14:paraId="4FE521A5" w14:textId="336B17E1"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0.62 - 1.12</w:t>
            </w:r>
          </w:p>
        </w:tc>
        <w:tc>
          <w:tcPr>
            <w:tcW w:w="521" w:type="pct"/>
            <w:shd w:val="clear" w:color="auto" w:fill="auto"/>
            <w:vAlign w:val="center"/>
          </w:tcPr>
          <w:p w14:paraId="2448A6A9" w14:textId="7DC60E5F"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0.24</w:t>
            </w:r>
          </w:p>
        </w:tc>
        <w:tc>
          <w:tcPr>
            <w:tcW w:w="521" w:type="pct"/>
            <w:shd w:val="clear" w:color="auto" w:fill="auto"/>
            <w:vAlign w:val="center"/>
          </w:tcPr>
          <w:p w14:paraId="471FA4D2" w14:textId="3222580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0.84</w:t>
            </w:r>
          </w:p>
        </w:tc>
        <w:tc>
          <w:tcPr>
            <w:tcW w:w="521" w:type="pct"/>
            <w:shd w:val="clear" w:color="auto" w:fill="auto"/>
            <w:vAlign w:val="center"/>
          </w:tcPr>
          <w:p w14:paraId="2402E8D4" w14:textId="6EE99423"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0.6</w:t>
            </w:r>
            <w:r>
              <w:rPr>
                <w:color w:val="000000"/>
                <w:sz w:val="16"/>
                <w:szCs w:val="16"/>
              </w:rPr>
              <w:t>0</w:t>
            </w:r>
            <w:r w:rsidRPr="0015210B">
              <w:rPr>
                <w:color w:val="000000"/>
                <w:sz w:val="16"/>
                <w:szCs w:val="16"/>
              </w:rPr>
              <w:t xml:space="preserve"> - 1.15</w:t>
            </w:r>
          </w:p>
        </w:tc>
        <w:tc>
          <w:tcPr>
            <w:tcW w:w="520" w:type="pct"/>
            <w:shd w:val="clear" w:color="auto" w:fill="auto"/>
            <w:vAlign w:val="center"/>
          </w:tcPr>
          <w:p w14:paraId="1EAACD02" w14:textId="68EEB78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0.28</w:t>
            </w:r>
          </w:p>
        </w:tc>
      </w:tr>
      <w:tr w:rsidR="0015210B" w14:paraId="5F73D8E6" w14:textId="19877DDA"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4273035C" w14:textId="482BC854"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Any grade 3 or higher adverse event within 28 weeks after randomization</w:t>
            </w:r>
          </w:p>
        </w:tc>
        <w:tc>
          <w:tcPr>
            <w:tcW w:w="521" w:type="pct"/>
            <w:shd w:val="clear" w:color="auto" w:fill="auto"/>
            <w:vAlign w:val="center"/>
          </w:tcPr>
          <w:p w14:paraId="5154AF2C" w14:textId="1535D2B5"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1.02</w:t>
            </w:r>
          </w:p>
        </w:tc>
        <w:tc>
          <w:tcPr>
            <w:tcW w:w="521" w:type="pct"/>
            <w:shd w:val="clear" w:color="auto" w:fill="auto"/>
            <w:vAlign w:val="center"/>
          </w:tcPr>
          <w:p w14:paraId="38D10127" w14:textId="75029CE5"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0.88 - 1.19</w:t>
            </w:r>
          </w:p>
        </w:tc>
        <w:tc>
          <w:tcPr>
            <w:tcW w:w="521" w:type="pct"/>
            <w:shd w:val="clear" w:color="auto" w:fill="auto"/>
            <w:vAlign w:val="center"/>
          </w:tcPr>
          <w:p w14:paraId="45260AA9" w14:textId="2DED4715"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0.76</w:t>
            </w:r>
          </w:p>
        </w:tc>
        <w:tc>
          <w:tcPr>
            <w:tcW w:w="521" w:type="pct"/>
            <w:shd w:val="clear" w:color="auto" w:fill="auto"/>
            <w:vAlign w:val="center"/>
          </w:tcPr>
          <w:p w14:paraId="7DF3C98A" w14:textId="24EAE5A4"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w:t>
            </w:r>
            <w:r>
              <w:rPr>
                <w:color w:val="000000"/>
                <w:sz w:val="16"/>
                <w:szCs w:val="16"/>
              </w:rPr>
              <w:t>.00</w:t>
            </w:r>
          </w:p>
        </w:tc>
        <w:tc>
          <w:tcPr>
            <w:tcW w:w="521" w:type="pct"/>
            <w:shd w:val="clear" w:color="auto" w:fill="auto"/>
            <w:vAlign w:val="center"/>
          </w:tcPr>
          <w:p w14:paraId="0C87BFED" w14:textId="041EAD90"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0.85 - 1.18</w:t>
            </w:r>
          </w:p>
        </w:tc>
        <w:tc>
          <w:tcPr>
            <w:tcW w:w="520" w:type="pct"/>
            <w:shd w:val="clear" w:color="auto" w:fill="auto"/>
            <w:vAlign w:val="center"/>
          </w:tcPr>
          <w:p w14:paraId="4EDAA643" w14:textId="27F523B7"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0.98</w:t>
            </w:r>
          </w:p>
        </w:tc>
      </w:tr>
      <w:tr w:rsidR="0015210B" w14:paraId="4844F7E6" w14:textId="352936E6"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1CC2392E" w14:textId="109D9CBB" w:rsidR="0015210B" w:rsidRPr="00472514" w:rsidRDefault="0015210B" w:rsidP="0015210B">
            <w:pPr>
              <w:rPr>
                <w:rFonts w:eastAsia="Times New Roman"/>
                <w:color w:val="000000"/>
                <w:sz w:val="18"/>
                <w:szCs w:val="18"/>
              </w:rPr>
            </w:pPr>
            <w:r w:rsidRPr="00472514">
              <w:rPr>
                <w:rFonts w:eastAsia="Times New Roman"/>
                <w:color w:val="000000"/>
                <w:sz w:val="18"/>
                <w:szCs w:val="18"/>
              </w:rPr>
              <w:t>Any adverse event resulting in discontinuation of assigned treatment</w:t>
            </w:r>
          </w:p>
        </w:tc>
        <w:tc>
          <w:tcPr>
            <w:tcW w:w="521" w:type="pct"/>
            <w:shd w:val="clear" w:color="auto" w:fill="auto"/>
            <w:vAlign w:val="center"/>
          </w:tcPr>
          <w:p w14:paraId="621856ED" w14:textId="6762AB88"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0.79</w:t>
            </w:r>
          </w:p>
        </w:tc>
        <w:tc>
          <w:tcPr>
            <w:tcW w:w="521" w:type="pct"/>
            <w:shd w:val="clear" w:color="auto" w:fill="auto"/>
            <w:vAlign w:val="center"/>
          </w:tcPr>
          <w:p w14:paraId="5ACBAB4C" w14:textId="0249B16F"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0.59 - 1.04</w:t>
            </w:r>
          </w:p>
        </w:tc>
        <w:tc>
          <w:tcPr>
            <w:tcW w:w="521" w:type="pct"/>
            <w:shd w:val="clear" w:color="auto" w:fill="auto"/>
            <w:vAlign w:val="center"/>
          </w:tcPr>
          <w:p w14:paraId="52775D59" w14:textId="1039F853"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0.096</w:t>
            </w:r>
          </w:p>
        </w:tc>
        <w:tc>
          <w:tcPr>
            <w:tcW w:w="521" w:type="pct"/>
            <w:shd w:val="clear" w:color="auto" w:fill="auto"/>
            <w:vAlign w:val="center"/>
          </w:tcPr>
          <w:p w14:paraId="092BF83D" w14:textId="62789DAB" w:rsidR="0015210B" w:rsidRPr="00472514" w:rsidRDefault="0015210B" w:rsidP="0015210B">
            <w:pPr>
              <w:cnfStyle w:val="000000100000" w:firstRow="0" w:lastRow="0" w:firstColumn="0" w:lastColumn="0" w:oddVBand="0" w:evenVBand="0" w:oddHBand="1" w:evenHBand="0" w:firstRowFirstColumn="0" w:firstRowLastColumn="0" w:lastRowFirstColumn="0" w:lastRowLastColumn="0"/>
              <w:rPr>
                <w:b/>
                <w:bCs/>
                <w:sz w:val="16"/>
                <w:szCs w:val="16"/>
              </w:rPr>
            </w:pPr>
            <w:r w:rsidRPr="00472514">
              <w:rPr>
                <w:b/>
                <w:bCs/>
                <w:color w:val="000000"/>
                <w:sz w:val="16"/>
                <w:szCs w:val="16"/>
              </w:rPr>
              <w:t>0.70</w:t>
            </w:r>
          </w:p>
        </w:tc>
        <w:tc>
          <w:tcPr>
            <w:tcW w:w="521" w:type="pct"/>
            <w:shd w:val="clear" w:color="auto" w:fill="auto"/>
            <w:vAlign w:val="center"/>
          </w:tcPr>
          <w:p w14:paraId="76DEF81A" w14:textId="42112A45" w:rsidR="0015210B" w:rsidRPr="00472514" w:rsidRDefault="0015210B" w:rsidP="0015210B">
            <w:pPr>
              <w:cnfStyle w:val="000000100000" w:firstRow="0" w:lastRow="0" w:firstColumn="0" w:lastColumn="0" w:oddVBand="0" w:evenVBand="0" w:oddHBand="1" w:evenHBand="0" w:firstRowFirstColumn="0" w:firstRowLastColumn="0" w:lastRowFirstColumn="0" w:lastRowLastColumn="0"/>
              <w:rPr>
                <w:b/>
                <w:bCs/>
                <w:sz w:val="16"/>
                <w:szCs w:val="16"/>
              </w:rPr>
            </w:pPr>
            <w:r w:rsidRPr="00472514">
              <w:rPr>
                <w:b/>
                <w:bCs/>
                <w:color w:val="000000"/>
                <w:sz w:val="16"/>
                <w:szCs w:val="16"/>
              </w:rPr>
              <w:t>0.51 - 0.94</w:t>
            </w:r>
          </w:p>
        </w:tc>
        <w:tc>
          <w:tcPr>
            <w:tcW w:w="520" w:type="pct"/>
            <w:shd w:val="clear" w:color="auto" w:fill="auto"/>
            <w:vAlign w:val="center"/>
          </w:tcPr>
          <w:p w14:paraId="62E0E345" w14:textId="278F71EF" w:rsidR="0015210B" w:rsidRPr="00472514" w:rsidRDefault="0015210B" w:rsidP="0015210B">
            <w:pPr>
              <w:cnfStyle w:val="000000100000" w:firstRow="0" w:lastRow="0" w:firstColumn="0" w:lastColumn="0" w:oddVBand="0" w:evenVBand="0" w:oddHBand="1" w:evenHBand="0" w:firstRowFirstColumn="0" w:firstRowLastColumn="0" w:lastRowFirstColumn="0" w:lastRowLastColumn="0"/>
              <w:rPr>
                <w:b/>
                <w:bCs/>
                <w:sz w:val="16"/>
                <w:szCs w:val="16"/>
              </w:rPr>
            </w:pPr>
            <w:r w:rsidRPr="00472514">
              <w:rPr>
                <w:b/>
                <w:bCs/>
                <w:color w:val="000000"/>
                <w:sz w:val="16"/>
                <w:szCs w:val="16"/>
              </w:rPr>
              <w:t>0.02</w:t>
            </w:r>
          </w:p>
        </w:tc>
      </w:tr>
      <w:tr w:rsidR="0015210B" w14:paraId="403E1915" w14:textId="687BC892"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0AC4C4D0" w14:textId="6104549B"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Premature discontinuation of assigned regimen for any reason in the microbiologically eligible population</w:t>
            </w:r>
          </w:p>
        </w:tc>
        <w:tc>
          <w:tcPr>
            <w:tcW w:w="521" w:type="pct"/>
            <w:shd w:val="clear" w:color="auto" w:fill="auto"/>
            <w:vAlign w:val="center"/>
          </w:tcPr>
          <w:p w14:paraId="39BF0687" w14:textId="76CFAC73"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0.79</w:t>
            </w:r>
          </w:p>
        </w:tc>
        <w:tc>
          <w:tcPr>
            <w:tcW w:w="521" w:type="pct"/>
            <w:shd w:val="clear" w:color="auto" w:fill="auto"/>
            <w:vAlign w:val="center"/>
          </w:tcPr>
          <w:p w14:paraId="706A2DE6" w14:textId="5E818661"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0.47 - 1.28</w:t>
            </w:r>
          </w:p>
        </w:tc>
        <w:tc>
          <w:tcPr>
            <w:tcW w:w="521" w:type="pct"/>
            <w:shd w:val="clear" w:color="auto" w:fill="auto"/>
            <w:vAlign w:val="center"/>
          </w:tcPr>
          <w:p w14:paraId="346FCDFC" w14:textId="56F268C9"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0.35</w:t>
            </w:r>
          </w:p>
        </w:tc>
        <w:tc>
          <w:tcPr>
            <w:tcW w:w="521" w:type="pct"/>
            <w:shd w:val="clear" w:color="auto" w:fill="auto"/>
            <w:vAlign w:val="center"/>
          </w:tcPr>
          <w:p w14:paraId="6FCA8890" w14:textId="2CAABAA4"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0.72</w:t>
            </w:r>
          </w:p>
        </w:tc>
        <w:tc>
          <w:tcPr>
            <w:tcW w:w="521" w:type="pct"/>
            <w:shd w:val="clear" w:color="auto" w:fill="auto"/>
            <w:vAlign w:val="center"/>
          </w:tcPr>
          <w:p w14:paraId="47E6025C" w14:textId="11E4F402"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0.4</w:t>
            </w:r>
            <w:r>
              <w:rPr>
                <w:color w:val="000000"/>
                <w:sz w:val="16"/>
                <w:szCs w:val="16"/>
              </w:rPr>
              <w:t>0</w:t>
            </w:r>
            <w:r w:rsidRPr="0015210B">
              <w:rPr>
                <w:color w:val="000000"/>
                <w:sz w:val="16"/>
                <w:szCs w:val="16"/>
              </w:rPr>
              <w:t xml:space="preserve"> - 1.24</w:t>
            </w:r>
          </w:p>
        </w:tc>
        <w:tc>
          <w:tcPr>
            <w:tcW w:w="520" w:type="pct"/>
            <w:shd w:val="clear" w:color="auto" w:fill="auto"/>
            <w:vAlign w:val="center"/>
          </w:tcPr>
          <w:p w14:paraId="5DF55B9C" w14:textId="679810AE"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0.25</w:t>
            </w:r>
          </w:p>
        </w:tc>
      </w:tr>
      <w:tr w:rsidR="0015210B" w14:paraId="3BA746DE" w14:textId="28C867DC"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386DAD7A" w14:textId="1B567F74"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ALT or AST level ≥5×ULN</w:t>
            </w:r>
          </w:p>
        </w:tc>
        <w:tc>
          <w:tcPr>
            <w:tcW w:w="521" w:type="pct"/>
            <w:shd w:val="clear" w:color="auto" w:fill="auto"/>
            <w:vAlign w:val="center"/>
          </w:tcPr>
          <w:p w14:paraId="62A4E1D5" w14:textId="4EAE72AE"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1.13</w:t>
            </w:r>
          </w:p>
        </w:tc>
        <w:tc>
          <w:tcPr>
            <w:tcW w:w="521" w:type="pct"/>
            <w:shd w:val="clear" w:color="auto" w:fill="auto"/>
            <w:vAlign w:val="center"/>
          </w:tcPr>
          <w:p w14:paraId="6A789147" w14:textId="5FC450E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0.72 - 1.73</w:t>
            </w:r>
          </w:p>
        </w:tc>
        <w:tc>
          <w:tcPr>
            <w:tcW w:w="521" w:type="pct"/>
            <w:shd w:val="clear" w:color="auto" w:fill="auto"/>
            <w:vAlign w:val="center"/>
          </w:tcPr>
          <w:p w14:paraId="2E6A3606" w14:textId="62852D90"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0.57</w:t>
            </w:r>
          </w:p>
        </w:tc>
        <w:tc>
          <w:tcPr>
            <w:tcW w:w="521" w:type="pct"/>
            <w:shd w:val="clear" w:color="auto" w:fill="auto"/>
            <w:vAlign w:val="center"/>
          </w:tcPr>
          <w:p w14:paraId="2B4523E3" w14:textId="2A31D4A4"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0.94</w:t>
            </w:r>
          </w:p>
        </w:tc>
        <w:tc>
          <w:tcPr>
            <w:tcW w:w="521" w:type="pct"/>
            <w:shd w:val="clear" w:color="auto" w:fill="auto"/>
            <w:vAlign w:val="center"/>
          </w:tcPr>
          <w:p w14:paraId="167E8173" w14:textId="54B75D8F"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0.57 - 1.49</w:t>
            </w:r>
          </w:p>
        </w:tc>
        <w:tc>
          <w:tcPr>
            <w:tcW w:w="520" w:type="pct"/>
            <w:shd w:val="clear" w:color="auto" w:fill="auto"/>
            <w:vAlign w:val="center"/>
          </w:tcPr>
          <w:p w14:paraId="0E38E548" w14:textId="198D29D1"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0.79</w:t>
            </w:r>
          </w:p>
        </w:tc>
      </w:tr>
      <w:tr w:rsidR="0015210B" w14:paraId="3DA5E299" w14:textId="37C0C017"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401C6279" w14:textId="1FF2CE77"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ALT or AST level ≥10×ULN</w:t>
            </w:r>
          </w:p>
        </w:tc>
        <w:tc>
          <w:tcPr>
            <w:tcW w:w="521" w:type="pct"/>
            <w:shd w:val="clear" w:color="auto" w:fill="auto"/>
            <w:vAlign w:val="center"/>
          </w:tcPr>
          <w:p w14:paraId="1BFA81CB" w14:textId="639004F4"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0.87</w:t>
            </w:r>
          </w:p>
        </w:tc>
        <w:tc>
          <w:tcPr>
            <w:tcW w:w="521" w:type="pct"/>
            <w:shd w:val="clear" w:color="auto" w:fill="auto"/>
            <w:vAlign w:val="center"/>
          </w:tcPr>
          <w:p w14:paraId="7452074F" w14:textId="525946DB"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0.35 - 1.89</w:t>
            </w:r>
          </w:p>
        </w:tc>
        <w:tc>
          <w:tcPr>
            <w:tcW w:w="521" w:type="pct"/>
            <w:shd w:val="clear" w:color="auto" w:fill="auto"/>
            <w:vAlign w:val="center"/>
          </w:tcPr>
          <w:p w14:paraId="09EF553E" w14:textId="0E427F90"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0.74</w:t>
            </w:r>
          </w:p>
        </w:tc>
        <w:tc>
          <w:tcPr>
            <w:tcW w:w="521" w:type="pct"/>
            <w:shd w:val="clear" w:color="auto" w:fill="auto"/>
            <w:vAlign w:val="center"/>
          </w:tcPr>
          <w:p w14:paraId="78961063" w14:textId="2824804B"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0.74</w:t>
            </w:r>
          </w:p>
        </w:tc>
        <w:tc>
          <w:tcPr>
            <w:tcW w:w="521" w:type="pct"/>
            <w:shd w:val="clear" w:color="auto" w:fill="auto"/>
            <w:vAlign w:val="center"/>
          </w:tcPr>
          <w:p w14:paraId="2FFFA498" w14:textId="1B5A93F1"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0.28 - 1.76</w:t>
            </w:r>
          </w:p>
        </w:tc>
        <w:tc>
          <w:tcPr>
            <w:tcW w:w="520" w:type="pct"/>
            <w:shd w:val="clear" w:color="auto" w:fill="auto"/>
            <w:vAlign w:val="center"/>
          </w:tcPr>
          <w:p w14:paraId="7D5A3428" w14:textId="7CEA3E18"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0.53</w:t>
            </w:r>
          </w:p>
        </w:tc>
      </w:tr>
      <w:tr w:rsidR="0015210B" w14:paraId="59F97221" w14:textId="088FD3AD"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6519D6A8" w14:textId="519C4D94"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Serum total bilirubin level ≥3×ULN</w:t>
            </w:r>
          </w:p>
        </w:tc>
        <w:tc>
          <w:tcPr>
            <w:tcW w:w="521" w:type="pct"/>
            <w:shd w:val="clear" w:color="auto" w:fill="auto"/>
            <w:vAlign w:val="center"/>
          </w:tcPr>
          <w:p w14:paraId="2B4CE4B7" w14:textId="29983697"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1.18</w:t>
            </w:r>
          </w:p>
        </w:tc>
        <w:tc>
          <w:tcPr>
            <w:tcW w:w="521" w:type="pct"/>
            <w:shd w:val="clear" w:color="auto" w:fill="auto"/>
            <w:vAlign w:val="center"/>
          </w:tcPr>
          <w:p w14:paraId="3FEF19B8" w14:textId="0BA16C32"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0.83 - 1.64</w:t>
            </w:r>
          </w:p>
        </w:tc>
        <w:tc>
          <w:tcPr>
            <w:tcW w:w="521" w:type="pct"/>
            <w:shd w:val="clear" w:color="auto" w:fill="auto"/>
            <w:vAlign w:val="center"/>
          </w:tcPr>
          <w:p w14:paraId="52BA8E7F" w14:textId="540CD4CF"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0.34</w:t>
            </w:r>
          </w:p>
        </w:tc>
        <w:tc>
          <w:tcPr>
            <w:tcW w:w="521" w:type="pct"/>
            <w:shd w:val="clear" w:color="auto" w:fill="auto"/>
            <w:vAlign w:val="center"/>
          </w:tcPr>
          <w:p w14:paraId="10B8521E" w14:textId="0B4CE8A9"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1.31</w:t>
            </w:r>
          </w:p>
        </w:tc>
        <w:tc>
          <w:tcPr>
            <w:tcW w:w="521" w:type="pct"/>
            <w:shd w:val="clear" w:color="auto" w:fill="auto"/>
            <w:vAlign w:val="center"/>
          </w:tcPr>
          <w:p w14:paraId="0A32FA34" w14:textId="20865E9C"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0.88 - 1.92</w:t>
            </w:r>
          </w:p>
        </w:tc>
        <w:tc>
          <w:tcPr>
            <w:tcW w:w="520" w:type="pct"/>
            <w:shd w:val="clear" w:color="auto" w:fill="auto"/>
            <w:vAlign w:val="center"/>
          </w:tcPr>
          <w:p w14:paraId="60B5644C" w14:textId="5DE83786" w:rsidR="0015210B" w:rsidRPr="0015210B" w:rsidRDefault="0015210B" w:rsidP="0015210B">
            <w:pPr>
              <w:cnfStyle w:val="000000100000" w:firstRow="0" w:lastRow="0" w:firstColumn="0" w:lastColumn="0" w:oddVBand="0" w:evenVBand="0" w:oddHBand="1" w:evenHBand="0" w:firstRowFirstColumn="0" w:firstRowLastColumn="0" w:lastRowFirstColumn="0" w:lastRowLastColumn="0"/>
              <w:rPr>
                <w:sz w:val="16"/>
                <w:szCs w:val="16"/>
              </w:rPr>
            </w:pPr>
            <w:r w:rsidRPr="0015210B">
              <w:rPr>
                <w:color w:val="000000"/>
                <w:sz w:val="16"/>
                <w:szCs w:val="16"/>
              </w:rPr>
              <w:t>0.18</w:t>
            </w:r>
          </w:p>
        </w:tc>
      </w:tr>
      <w:tr w:rsidR="0015210B" w14:paraId="07CC3036" w14:textId="29D5956C"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0FC72766" w14:textId="3F622B95" w:rsidR="0015210B" w:rsidRPr="00472514" w:rsidRDefault="0015210B" w:rsidP="0015210B">
            <w:pPr>
              <w:rPr>
                <w:rFonts w:eastAsia="Times New Roman"/>
                <w:color w:val="000000"/>
                <w:sz w:val="18"/>
                <w:szCs w:val="18"/>
              </w:rPr>
            </w:pPr>
            <w:r w:rsidRPr="00472514">
              <w:rPr>
                <w:rFonts w:eastAsia="Times New Roman"/>
                <w:color w:val="000000"/>
                <w:sz w:val="18"/>
                <w:szCs w:val="18"/>
              </w:rPr>
              <w:t>Hy’s law criteria of ALT or AST level ≥3×ULN plus serum total bilirubin level ≥2×ULN</w:t>
            </w:r>
          </w:p>
        </w:tc>
        <w:tc>
          <w:tcPr>
            <w:tcW w:w="521" w:type="pct"/>
            <w:shd w:val="clear" w:color="auto" w:fill="auto"/>
            <w:vAlign w:val="center"/>
          </w:tcPr>
          <w:p w14:paraId="663F1B51" w14:textId="10D1C88A"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1.61</w:t>
            </w:r>
          </w:p>
        </w:tc>
        <w:tc>
          <w:tcPr>
            <w:tcW w:w="521" w:type="pct"/>
            <w:shd w:val="clear" w:color="auto" w:fill="auto"/>
            <w:vAlign w:val="center"/>
          </w:tcPr>
          <w:p w14:paraId="1E07D329" w14:textId="3A139FCF"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0.95 - 2.58</w:t>
            </w:r>
          </w:p>
        </w:tc>
        <w:tc>
          <w:tcPr>
            <w:tcW w:w="521" w:type="pct"/>
            <w:shd w:val="clear" w:color="auto" w:fill="auto"/>
            <w:vAlign w:val="center"/>
          </w:tcPr>
          <w:p w14:paraId="2D3C927A" w14:textId="30A7508D"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0.059</w:t>
            </w:r>
          </w:p>
        </w:tc>
        <w:tc>
          <w:tcPr>
            <w:tcW w:w="521" w:type="pct"/>
            <w:shd w:val="clear" w:color="auto" w:fill="auto"/>
            <w:vAlign w:val="center"/>
          </w:tcPr>
          <w:p w14:paraId="01D21399" w14:textId="1DCA0838" w:rsidR="0015210B" w:rsidRPr="00472514" w:rsidRDefault="0015210B" w:rsidP="0015210B">
            <w:pPr>
              <w:cnfStyle w:val="000000000000" w:firstRow="0" w:lastRow="0" w:firstColumn="0" w:lastColumn="0" w:oddVBand="0" w:evenVBand="0" w:oddHBand="0" w:evenHBand="0" w:firstRowFirstColumn="0" w:firstRowLastColumn="0" w:lastRowFirstColumn="0" w:lastRowLastColumn="0"/>
              <w:rPr>
                <w:b/>
                <w:bCs/>
                <w:sz w:val="16"/>
                <w:szCs w:val="16"/>
              </w:rPr>
            </w:pPr>
            <w:r w:rsidRPr="00472514">
              <w:rPr>
                <w:b/>
                <w:bCs/>
                <w:color w:val="000000"/>
                <w:sz w:val="16"/>
                <w:szCs w:val="16"/>
              </w:rPr>
              <w:t>1.81</w:t>
            </w:r>
          </w:p>
        </w:tc>
        <w:tc>
          <w:tcPr>
            <w:tcW w:w="521" w:type="pct"/>
            <w:shd w:val="clear" w:color="auto" w:fill="auto"/>
            <w:vAlign w:val="center"/>
          </w:tcPr>
          <w:p w14:paraId="7346935E" w14:textId="754C89D6" w:rsidR="0015210B" w:rsidRPr="00472514" w:rsidRDefault="0015210B" w:rsidP="0015210B">
            <w:pPr>
              <w:cnfStyle w:val="000000000000" w:firstRow="0" w:lastRow="0" w:firstColumn="0" w:lastColumn="0" w:oddVBand="0" w:evenVBand="0" w:oddHBand="0" w:evenHBand="0" w:firstRowFirstColumn="0" w:firstRowLastColumn="0" w:lastRowFirstColumn="0" w:lastRowLastColumn="0"/>
              <w:rPr>
                <w:b/>
                <w:bCs/>
                <w:sz w:val="16"/>
                <w:szCs w:val="16"/>
              </w:rPr>
            </w:pPr>
            <w:r w:rsidRPr="00472514">
              <w:rPr>
                <w:b/>
                <w:bCs/>
                <w:color w:val="000000"/>
                <w:sz w:val="16"/>
                <w:szCs w:val="16"/>
              </w:rPr>
              <w:t>1.00 - 3.13</w:t>
            </w:r>
          </w:p>
        </w:tc>
        <w:tc>
          <w:tcPr>
            <w:tcW w:w="520" w:type="pct"/>
            <w:shd w:val="clear" w:color="auto" w:fill="auto"/>
            <w:vAlign w:val="center"/>
          </w:tcPr>
          <w:p w14:paraId="75908598" w14:textId="161E5498" w:rsidR="0015210B" w:rsidRPr="00472514" w:rsidRDefault="0015210B" w:rsidP="0015210B">
            <w:pPr>
              <w:cnfStyle w:val="000000000000" w:firstRow="0" w:lastRow="0" w:firstColumn="0" w:lastColumn="0" w:oddVBand="0" w:evenVBand="0" w:oddHBand="0" w:evenHBand="0" w:firstRowFirstColumn="0" w:firstRowLastColumn="0" w:lastRowFirstColumn="0" w:lastRowLastColumn="0"/>
              <w:rPr>
                <w:b/>
                <w:bCs/>
                <w:sz w:val="16"/>
                <w:szCs w:val="16"/>
              </w:rPr>
            </w:pPr>
            <w:r w:rsidRPr="00472514">
              <w:rPr>
                <w:b/>
                <w:bCs/>
                <w:color w:val="000000"/>
                <w:sz w:val="16"/>
                <w:szCs w:val="16"/>
              </w:rPr>
              <w:t>0.041</w:t>
            </w:r>
          </w:p>
        </w:tc>
      </w:tr>
      <w:tr w:rsidR="0015210B" w14:paraId="3BEBA769" w14:textId="44620025" w:rsidTr="0015210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29427121" w14:textId="5A82324C" w:rsidR="0015210B" w:rsidRPr="00273BEF" w:rsidRDefault="0015210B" w:rsidP="0015210B">
            <w:pPr>
              <w:rPr>
                <w:rFonts w:eastAsia="Times New Roman"/>
                <w:b w:val="0"/>
                <w:bCs w:val="0"/>
                <w:color w:val="000000"/>
                <w:sz w:val="18"/>
                <w:szCs w:val="18"/>
              </w:rPr>
            </w:pPr>
            <w:r w:rsidRPr="00273BEF">
              <w:rPr>
                <w:rFonts w:eastAsia="Times New Roman"/>
                <w:b w:val="0"/>
                <w:bCs w:val="0"/>
                <w:color w:val="000000"/>
                <w:sz w:val="18"/>
                <w:szCs w:val="18"/>
              </w:rPr>
              <w:t>Neutropenia</w:t>
            </w:r>
          </w:p>
        </w:tc>
        <w:tc>
          <w:tcPr>
            <w:tcW w:w="521" w:type="pct"/>
            <w:shd w:val="clear" w:color="auto" w:fill="auto"/>
            <w:vAlign w:val="center"/>
          </w:tcPr>
          <w:p w14:paraId="74FAD8C0" w14:textId="0FE9C5BF" w:rsidR="0015210B" w:rsidRPr="0015210B" w:rsidRDefault="00AB799C" w:rsidP="0015210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1.16</w:t>
            </w:r>
          </w:p>
        </w:tc>
        <w:tc>
          <w:tcPr>
            <w:tcW w:w="521" w:type="pct"/>
            <w:shd w:val="clear" w:color="auto" w:fill="auto"/>
            <w:vAlign w:val="center"/>
          </w:tcPr>
          <w:p w14:paraId="565A2ED1" w14:textId="03151143" w:rsidR="0015210B" w:rsidRPr="0015210B" w:rsidRDefault="00AB799C" w:rsidP="0015210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0.92 - 1.45</w:t>
            </w:r>
          </w:p>
        </w:tc>
        <w:tc>
          <w:tcPr>
            <w:tcW w:w="521" w:type="pct"/>
            <w:shd w:val="clear" w:color="auto" w:fill="auto"/>
            <w:vAlign w:val="center"/>
          </w:tcPr>
          <w:p w14:paraId="5CC2E583" w14:textId="2557E9A5" w:rsidR="0015210B" w:rsidRPr="0015210B" w:rsidRDefault="00AB799C" w:rsidP="0015210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0.21</w:t>
            </w:r>
          </w:p>
        </w:tc>
        <w:tc>
          <w:tcPr>
            <w:tcW w:w="521" w:type="pct"/>
            <w:shd w:val="clear" w:color="auto" w:fill="auto"/>
            <w:vAlign w:val="center"/>
          </w:tcPr>
          <w:p w14:paraId="7EAC62E1" w14:textId="3467923F" w:rsidR="0015210B" w:rsidRPr="0015210B" w:rsidRDefault="00AB799C" w:rsidP="0015210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1.31</w:t>
            </w:r>
          </w:p>
        </w:tc>
        <w:tc>
          <w:tcPr>
            <w:tcW w:w="521" w:type="pct"/>
            <w:shd w:val="clear" w:color="auto" w:fill="auto"/>
            <w:vAlign w:val="center"/>
          </w:tcPr>
          <w:p w14:paraId="365A50F8" w14:textId="4A45A1B8" w:rsidR="0015210B" w:rsidRPr="0015210B" w:rsidRDefault="00AB799C" w:rsidP="0015210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1.00 - 1.70</w:t>
            </w:r>
          </w:p>
        </w:tc>
        <w:tc>
          <w:tcPr>
            <w:tcW w:w="520" w:type="pct"/>
            <w:shd w:val="clear" w:color="auto" w:fill="auto"/>
            <w:vAlign w:val="center"/>
          </w:tcPr>
          <w:p w14:paraId="41E0FE0E" w14:textId="1599E6DF" w:rsidR="0015210B" w:rsidRPr="0015210B" w:rsidRDefault="00AB799C" w:rsidP="0015210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0.045</w:t>
            </w:r>
          </w:p>
        </w:tc>
      </w:tr>
      <w:tr w:rsidR="0015210B" w14:paraId="1F990FA9" w14:textId="6F7F2F42" w:rsidTr="0015210B">
        <w:trPr>
          <w:trHeight w:val="364"/>
        </w:trPr>
        <w:tc>
          <w:tcPr>
            <w:cnfStyle w:val="001000000000" w:firstRow="0" w:lastRow="0" w:firstColumn="1" w:lastColumn="0" w:oddVBand="0" w:evenVBand="0" w:oddHBand="0" w:evenHBand="0" w:firstRowFirstColumn="0" w:firstRowLastColumn="0" w:lastRowFirstColumn="0" w:lastRowLastColumn="0"/>
            <w:tcW w:w="1875" w:type="pct"/>
            <w:shd w:val="clear" w:color="auto" w:fill="auto"/>
            <w:vAlign w:val="center"/>
          </w:tcPr>
          <w:p w14:paraId="2A73A864" w14:textId="37960967" w:rsidR="0015210B" w:rsidRPr="00472514" w:rsidRDefault="0015210B" w:rsidP="0015210B">
            <w:pPr>
              <w:rPr>
                <w:rFonts w:eastAsia="Times New Roman"/>
                <w:color w:val="000000"/>
                <w:sz w:val="18"/>
                <w:szCs w:val="18"/>
              </w:rPr>
            </w:pPr>
            <w:r w:rsidRPr="00472514">
              <w:rPr>
                <w:rFonts w:eastAsia="Times New Roman"/>
                <w:color w:val="000000"/>
                <w:sz w:val="18"/>
                <w:szCs w:val="18"/>
              </w:rPr>
              <w:t>Death</w:t>
            </w:r>
          </w:p>
        </w:tc>
        <w:tc>
          <w:tcPr>
            <w:tcW w:w="521" w:type="pct"/>
            <w:shd w:val="clear" w:color="auto" w:fill="auto"/>
            <w:vAlign w:val="center"/>
          </w:tcPr>
          <w:p w14:paraId="320FCE5C" w14:textId="18995AA5" w:rsidR="0015210B" w:rsidRPr="00472514" w:rsidRDefault="0015210B" w:rsidP="0015210B">
            <w:pPr>
              <w:cnfStyle w:val="000000000000" w:firstRow="0" w:lastRow="0" w:firstColumn="0" w:lastColumn="0" w:oddVBand="0" w:evenVBand="0" w:oddHBand="0" w:evenHBand="0" w:firstRowFirstColumn="0" w:firstRowLastColumn="0" w:lastRowFirstColumn="0" w:lastRowLastColumn="0"/>
              <w:rPr>
                <w:b/>
                <w:bCs/>
                <w:sz w:val="16"/>
                <w:szCs w:val="16"/>
              </w:rPr>
            </w:pPr>
            <w:r w:rsidRPr="00472514">
              <w:rPr>
                <w:b/>
                <w:bCs/>
                <w:color w:val="000000"/>
                <w:sz w:val="16"/>
                <w:szCs w:val="16"/>
              </w:rPr>
              <w:t>0.31</w:t>
            </w:r>
          </w:p>
        </w:tc>
        <w:tc>
          <w:tcPr>
            <w:tcW w:w="521" w:type="pct"/>
            <w:shd w:val="clear" w:color="auto" w:fill="auto"/>
            <w:vAlign w:val="center"/>
          </w:tcPr>
          <w:p w14:paraId="236C6495" w14:textId="336CA12A" w:rsidR="0015210B" w:rsidRPr="00472514" w:rsidRDefault="0015210B" w:rsidP="0015210B">
            <w:pPr>
              <w:cnfStyle w:val="000000000000" w:firstRow="0" w:lastRow="0" w:firstColumn="0" w:lastColumn="0" w:oddVBand="0" w:evenVBand="0" w:oddHBand="0" w:evenHBand="0" w:firstRowFirstColumn="0" w:firstRowLastColumn="0" w:lastRowFirstColumn="0" w:lastRowLastColumn="0"/>
              <w:rPr>
                <w:b/>
                <w:bCs/>
                <w:sz w:val="16"/>
                <w:szCs w:val="16"/>
              </w:rPr>
            </w:pPr>
            <w:r w:rsidRPr="00472514">
              <w:rPr>
                <w:b/>
                <w:bCs/>
                <w:color w:val="000000"/>
                <w:sz w:val="16"/>
                <w:szCs w:val="16"/>
              </w:rPr>
              <w:t>0.09 - 0.91</w:t>
            </w:r>
          </w:p>
        </w:tc>
        <w:tc>
          <w:tcPr>
            <w:tcW w:w="521" w:type="pct"/>
            <w:shd w:val="clear" w:color="auto" w:fill="auto"/>
            <w:vAlign w:val="center"/>
          </w:tcPr>
          <w:p w14:paraId="105B74B5" w14:textId="7AA4AB02" w:rsidR="0015210B" w:rsidRPr="00472514" w:rsidRDefault="0015210B" w:rsidP="0015210B">
            <w:pPr>
              <w:cnfStyle w:val="000000000000" w:firstRow="0" w:lastRow="0" w:firstColumn="0" w:lastColumn="0" w:oddVBand="0" w:evenVBand="0" w:oddHBand="0" w:evenHBand="0" w:firstRowFirstColumn="0" w:firstRowLastColumn="0" w:lastRowFirstColumn="0" w:lastRowLastColumn="0"/>
              <w:rPr>
                <w:b/>
                <w:bCs/>
                <w:sz w:val="16"/>
                <w:szCs w:val="16"/>
              </w:rPr>
            </w:pPr>
            <w:r w:rsidRPr="00472514">
              <w:rPr>
                <w:b/>
                <w:bCs/>
                <w:color w:val="000000"/>
                <w:sz w:val="16"/>
                <w:szCs w:val="16"/>
              </w:rPr>
              <w:t>0.043</w:t>
            </w:r>
          </w:p>
        </w:tc>
        <w:tc>
          <w:tcPr>
            <w:tcW w:w="521" w:type="pct"/>
            <w:shd w:val="clear" w:color="auto" w:fill="auto"/>
            <w:vAlign w:val="center"/>
          </w:tcPr>
          <w:p w14:paraId="7D44DE73" w14:textId="1A4173B9"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0.45</w:t>
            </w:r>
          </w:p>
        </w:tc>
        <w:tc>
          <w:tcPr>
            <w:tcW w:w="521" w:type="pct"/>
            <w:shd w:val="clear" w:color="auto" w:fill="auto"/>
            <w:vAlign w:val="center"/>
          </w:tcPr>
          <w:p w14:paraId="5616DC22" w14:textId="5C014DC2"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0.13 - 1.39</w:t>
            </w:r>
          </w:p>
        </w:tc>
        <w:tc>
          <w:tcPr>
            <w:tcW w:w="520" w:type="pct"/>
            <w:shd w:val="clear" w:color="auto" w:fill="auto"/>
            <w:vAlign w:val="center"/>
          </w:tcPr>
          <w:p w14:paraId="4607F605" w14:textId="3910E53E" w:rsidR="0015210B" w:rsidRPr="0015210B" w:rsidRDefault="0015210B" w:rsidP="0015210B">
            <w:pPr>
              <w:cnfStyle w:val="000000000000" w:firstRow="0" w:lastRow="0" w:firstColumn="0" w:lastColumn="0" w:oddVBand="0" w:evenVBand="0" w:oddHBand="0" w:evenHBand="0" w:firstRowFirstColumn="0" w:firstRowLastColumn="0" w:lastRowFirstColumn="0" w:lastRowLastColumn="0"/>
              <w:rPr>
                <w:sz w:val="16"/>
                <w:szCs w:val="16"/>
              </w:rPr>
            </w:pPr>
            <w:r w:rsidRPr="0015210B">
              <w:rPr>
                <w:color w:val="000000"/>
                <w:sz w:val="16"/>
                <w:szCs w:val="16"/>
              </w:rPr>
              <w:t>0.19</w:t>
            </w:r>
          </w:p>
        </w:tc>
      </w:tr>
    </w:tbl>
    <w:p w14:paraId="57D78020" w14:textId="4F2F7EBA" w:rsidR="005D5CD0" w:rsidRDefault="00FA79E9" w:rsidP="00DE288D">
      <w:pPr>
        <w:tabs>
          <w:tab w:val="left" w:pos="1211"/>
        </w:tabs>
        <w:spacing w:line="480" w:lineRule="auto"/>
        <w:rPr>
          <w:rFonts w:ascii="Arial" w:hAnsi="Arial" w:cs="Arial"/>
          <w:sz w:val="20"/>
          <w:szCs w:val="20"/>
        </w:rPr>
      </w:pPr>
      <w:r>
        <w:rPr>
          <w:rFonts w:ascii="Arial" w:hAnsi="Arial" w:cs="Arial"/>
          <w:b/>
          <w:bCs/>
          <w:sz w:val="20"/>
          <w:szCs w:val="20"/>
        </w:rPr>
        <w:t xml:space="preserve">Supplemental Table </w:t>
      </w:r>
      <w:r w:rsidR="00B0186E">
        <w:rPr>
          <w:rFonts w:ascii="Arial" w:hAnsi="Arial" w:cs="Arial"/>
          <w:b/>
          <w:bCs/>
          <w:sz w:val="20"/>
          <w:szCs w:val="20"/>
        </w:rPr>
        <w:t>3</w:t>
      </w:r>
      <w:r w:rsidR="000D5723">
        <w:rPr>
          <w:rFonts w:ascii="Arial" w:hAnsi="Arial" w:cs="Arial"/>
          <w:b/>
          <w:bCs/>
          <w:sz w:val="20"/>
          <w:szCs w:val="20"/>
        </w:rPr>
        <w:t xml:space="preserve">. Odds Ratios of Safety Outcomes </w:t>
      </w:r>
      <w:r w:rsidR="00714FFB">
        <w:rPr>
          <w:rFonts w:ascii="Arial" w:hAnsi="Arial" w:cs="Arial"/>
          <w:b/>
          <w:bCs/>
          <w:sz w:val="20"/>
          <w:szCs w:val="20"/>
        </w:rPr>
        <w:t xml:space="preserve">for increase in Rifapentine Exposure. </w:t>
      </w:r>
      <w:r w:rsidR="00714FFB">
        <w:rPr>
          <w:rFonts w:ascii="Arial" w:hAnsi="Arial" w:cs="Arial"/>
          <w:sz w:val="20"/>
          <w:szCs w:val="20"/>
        </w:rPr>
        <w:t>Odds ratios are adjusted for treatment group and are reported for every 100</w:t>
      </w:r>
      <w:r w:rsidR="00FA4C16">
        <w:rPr>
          <w:rFonts w:ascii="Arial" w:hAnsi="Arial" w:cs="Arial"/>
          <w:sz w:val="20"/>
          <w:szCs w:val="20"/>
        </w:rPr>
        <w:t xml:space="preserve"> </w:t>
      </w:r>
      <w:r w:rsidR="00F72AF5">
        <w:rPr>
          <w:rFonts w:ascii="Arial" w:hAnsi="Arial" w:cs="Arial"/>
          <w:sz w:val="20"/>
          <w:szCs w:val="20"/>
        </w:rPr>
        <w:t>µg</w:t>
      </w:r>
      <w:r w:rsidR="00714FFB" w:rsidRPr="00714FFB">
        <w:rPr>
          <w:rFonts w:ascii="Arial" w:hAnsi="Arial" w:cs="Arial"/>
          <w:sz w:val="20"/>
          <w:szCs w:val="20"/>
        </w:rPr>
        <w:t>∙h/mL</w:t>
      </w:r>
      <w:r w:rsidR="00714FFB">
        <w:rPr>
          <w:rFonts w:ascii="Arial" w:hAnsi="Arial" w:cs="Arial"/>
          <w:sz w:val="20"/>
          <w:szCs w:val="20"/>
        </w:rPr>
        <w:t xml:space="preserve"> increase in rifapentine AUC</w:t>
      </w:r>
      <w:r w:rsidR="00CD49AD">
        <w:rPr>
          <w:rFonts w:ascii="Arial" w:hAnsi="Arial" w:cs="Arial"/>
          <w:sz w:val="20"/>
          <w:szCs w:val="20"/>
          <w:vertAlign w:val="subscript"/>
        </w:rPr>
        <w:t>0-24h</w:t>
      </w:r>
      <w:r w:rsidR="00714FFB">
        <w:rPr>
          <w:rFonts w:ascii="Arial" w:hAnsi="Arial" w:cs="Arial"/>
          <w:sz w:val="20"/>
          <w:szCs w:val="20"/>
        </w:rPr>
        <w:t xml:space="preserve"> and every 10</w:t>
      </w:r>
      <w:r w:rsidR="00FA4C16">
        <w:rPr>
          <w:rFonts w:ascii="Arial" w:hAnsi="Arial" w:cs="Arial"/>
          <w:sz w:val="20"/>
          <w:szCs w:val="20"/>
        </w:rPr>
        <w:t xml:space="preserve"> </w:t>
      </w:r>
      <w:r w:rsidR="00F72AF5">
        <w:rPr>
          <w:rFonts w:ascii="Arial" w:hAnsi="Arial" w:cs="Arial"/>
          <w:sz w:val="20"/>
          <w:szCs w:val="20"/>
        </w:rPr>
        <w:t>µg</w:t>
      </w:r>
      <w:r w:rsidR="00714FFB" w:rsidRPr="00714FFB">
        <w:rPr>
          <w:rFonts w:ascii="Arial" w:hAnsi="Arial" w:cs="Arial"/>
          <w:sz w:val="20"/>
          <w:szCs w:val="20"/>
        </w:rPr>
        <w:t>/mL</w:t>
      </w:r>
      <w:r w:rsidR="00714FFB">
        <w:rPr>
          <w:rFonts w:ascii="Arial" w:hAnsi="Arial" w:cs="Arial"/>
          <w:sz w:val="20"/>
          <w:szCs w:val="20"/>
        </w:rPr>
        <w:t xml:space="preserve"> increase in rifapentine C</w:t>
      </w:r>
      <w:r w:rsidR="00714FFB" w:rsidRPr="00CD49AD">
        <w:rPr>
          <w:rFonts w:ascii="Arial" w:hAnsi="Arial" w:cs="Arial"/>
          <w:sz w:val="20"/>
          <w:szCs w:val="20"/>
          <w:vertAlign w:val="subscript"/>
        </w:rPr>
        <w:t>max</w:t>
      </w:r>
      <w:r w:rsidR="00714FFB">
        <w:rPr>
          <w:rFonts w:ascii="Arial" w:hAnsi="Arial" w:cs="Arial"/>
          <w:sz w:val="20"/>
          <w:szCs w:val="20"/>
        </w:rPr>
        <w:t xml:space="preserve">. </w:t>
      </w:r>
      <w:r w:rsidR="0015210B">
        <w:rPr>
          <w:rFonts w:ascii="Arial" w:hAnsi="Arial" w:cs="Arial"/>
          <w:sz w:val="20"/>
          <w:szCs w:val="20"/>
        </w:rPr>
        <w:t>Adjusted odds ratios, 95% confidence intervals, and p-values were adjusted for regimen, African or non-African site, diabetes status, HIV status, sex and age.</w:t>
      </w:r>
      <w:r w:rsidR="003E03B1">
        <w:rPr>
          <w:rFonts w:ascii="Arial" w:hAnsi="Arial" w:cs="Arial"/>
          <w:sz w:val="20"/>
          <w:szCs w:val="20"/>
        </w:rPr>
        <w:t xml:space="preserve"> </w:t>
      </w:r>
      <w:r w:rsidR="00B26BE9">
        <w:rPr>
          <w:rFonts w:ascii="Arial" w:hAnsi="Arial" w:cs="Arial"/>
          <w:sz w:val="20"/>
          <w:szCs w:val="20"/>
        </w:rPr>
        <w:t>Safety outcomes significantly associated with rifapentine AUC</w:t>
      </w:r>
      <w:r w:rsidR="00B26BE9">
        <w:rPr>
          <w:rFonts w:ascii="Arial" w:hAnsi="Arial" w:cs="Arial"/>
          <w:sz w:val="20"/>
          <w:szCs w:val="20"/>
          <w:vertAlign w:val="subscript"/>
        </w:rPr>
        <w:t>0-24h</w:t>
      </w:r>
      <w:r w:rsidR="00B26BE9">
        <w:rPr>
          <w:rFonts w:ascii="Arial" w:hAnsi="Arial" w:cs="Arial"/>
          <w:sz w:val="20"/>
          <w:szCs w:val="20"/>
        </w:rPr>
        <w:t xml:space="preserve"> or C</w:t>
      </w:r>
      <w:r w:rsidR="00B26BE9" w:rsidRPr="00CD49AD">
        <w:rPr>
          <w:rFonts w:ascii="Arial" w:hAnsi="Arial" w:cs="Arial"/>
          <w:sz w:val="20"/>
          <w:szCs w:val="20"/>
          <w:vertAlign w:val="subscript"/>
        </w:rPr>
        <w:t>max</w:t>
      </w:r>
      <w:r w:rsidR="00B26BE9">
        <w:rPr>
          <w:rFonts w:ascii="Arial" w:hAnsi="Arial" w:cs="Arial"/>
          <w:sz w:val="20"/>
          <w:szCs w:val="20"/>
        </w:rPr>
        <w:t xml:space="preserve"> in unadjusted or adjusted analyses are bolded.</w:t>
      </w:r>
    </w:p>
    <w:p w14:paraId="733040AA" w14:textId="78E27005" w:rsidR="005D5CD0" w:rsidRDefault="005D5CD0">
      <w:pPr>
        <w:rPr>
          <w:rFonts w:ascii="Arial" w:hAnsi="Arial" w:cs="Arial"/>
          <w:sz w:val="20"/>
          <w:szCs w:val="20"/>
        </w:rPr>
      </w:pPr>
    </w:p>
    <w:sectPr w:rsidR="005D5CD0" w:rsidSect="009041F0">
      <w:pgSz w:w="12240" w:h="15840"/>
      <w:pgMar w:top="720" w:right="720" w:bottom="720" w:left="72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hillips, Patrick" w:date="2023-01-13T10:59:00Z" w:initials="PP">
    <w:p w14:paraId="1416E5CF" w14:textId="77777777" w:rsidR="00B251D3" w:rsidRDefault="00B251D3">
      <w:pPr>
        <w:pStyle w:val="CommentText"/>
      </w:pPr>
      <w:r>
        <w:rPr>
          <w:rStyle w:val="CommentReference"/>
        </w:rPr>
        <w:annotationRef/>
      </w:r>
      <w:r>
        <w:t>This is quite a bland title and missed the importance of this work!</w:t>
      </w:r>
    </w:p>
    <w:p w14:paraId="4D7B03AD" w14:textId="77777777" w:rsidR="00B251D3" w:rsidRDefault="00B251D3">
      <w:pPr>
        <w:pStyle w:val="CommentText"/>
      </w:pPr>
    </w:p>
    <w:p w14:paraId="0348D6A6" w14:textId="77777777" w:rsidR="00B251D3" w:rsidRDefault="00B251D3">
      <w:pPr>
        <w:pStyle w:val="CommentText"/>
      </w:pPr>
      <w:r>
        <w:t>How about something that mentions that this is from a trial and 1600 pts?</w:t>
      </w:r>
    </w:p>
    <w:p w14:paraId="1C5F46C5" w14:textId="77777777" w:rsidR="00B251D3" w:rsidRDefault="00B251D3">
      <w:pPr>
        <w:pStyle w:val="CommentText"/>
      </w:pPr>
    </w:p>
    <w:p w14:paraId="0E2AAA58" w14:textId="77777777" w:rsidR="00B251D3" w:rsidRDefault="00B251D3">
      <w:pPr>
        <w:pStyle w:val="CommentText"/>
      </w:pPr>
      <w:r>
        <w:t>How about something like:</w:t>
      </w:r>
    </w:p>
    <w:p w14:paraId="75A66151" w14:textId="77777777" w:rsidR="00B251D3" w:rsidRDefault="00B251D3" w:rsidP="007F4888">
      <w:pPr>
        <w:pStyle w:val="CommentText"/>
      </w:pPr>
      <w:r>
        <w:t>Rifapentine population pharmacokinetics and dosing recommendation for the treatment of tuberculosis from confirmatory phase III trial'</w:t>
      </w:r>
    </w:p>
  </w:comment>
  <w:comment w:id="1" w:author="Kurbatova, Ekaterina (CDC/DDID/NCHHSTP/DTE)" w:date="2023-01-06T18:25:00Z" w:initials="KE(">
    <w:p w14:paraId="1EA29EB1" w14:textId="291D00BC" w:rsidR="00A04D0A" w:rsidRDefault="00A04D0A">
      <w:pPr>
        <w:pStyle w:val="CommentText"/>
      </w:pPr>
      <w:r>
        <w:rPr>
          <w:rStyle w:val="CommentReference"/>
        </w:rPr>
        <w:annotationRef/>
      </w:r>
      <w:r>
        <w:t xml:space="preserve">Current authorship includes people designed and conducted this analysis and wrote manuscript, those significantly contributed to the parent study design and obtaining data, including PK component, as well as representatives of the IPK sites (Uganda, Vietnam, San Antonio) and highest enrolling TBTC and ACTG sites (added TASK author). </w:t>
      </w:r>
    </w:p>
  </w:comment>
  <w:comment w:id="2" w:author="Kurbatova, Ekaterina (CDC/DDID/NCHHSTP/DTE)" w:date="2023-01-06T13:53:00Z" w:initials="KE(">
    <w:p w14:paraId="7B3744B2" w14:textId="412946D7" w:rsidR="00B96337" w:rsidRDefault="00B96337">
      <w:pPr>
        <w:pStyle w:val="CommentText"/>
      </w:pPr>
      <w:r>
        <w:rPr>
          <w:rStyle w:val="CommentReference"/>
        </w:rPr>
        <w:annotationRef/>
      </w:r>
      <w:r>
        <w:t>and CDC</w:t>
      </w:r>
    </w:p>
  </w:comment>
  <w:comment w:id="5" w:author="Phillips, Patrick" w:date="2023-01-13T12:28:00Z" w:initials="PP">
    <w:p w14:paraId="136EE15B" w14:textId="77777777" w:rsidR="007D3369" w:rsidRDefault="007D3369" w:rsidP="00A0661F">
      <w:pPr>
        <w:pStyle w:val="CommentText"/>
      </w:pPr>
      <w:r>
        <w:rPr>
          <w:rStyle w:val="CommentReference"/>
        </w:rPr>
        <w:annotationRef/>
      </w:r>
      <w:r>
        <w:t>Also add in a few more conclusions to this - flat dosing adequate, simple covariates can explain some of PK variability.</w:t>
      </w:r>
    </w:p>
  </w:comment>
  <w:comment w:id="6" w:author="Kurbatova, Ekaterina (CDC/DDID/NCHHSTP/DTE)" w:date="2023-01-06T14:10:00Z" w:initials="KE(">
    <w:p w14:paraId="510648A9" w14:textId="6DC952D7" w:rsidR="007C364C" w:rsidRDefault="007C364C">
      <w:pPr>
        <w:pStyle w:val="CommentText"/>
      </w:pPr>
      <w:r>
        <w:rPr>
          <w:rStyle w:val="CommentReference"/>
        </w:rPr>
        <w:annotationRef/>
      </w:r>
      <w:r>
        <w:t xml:space="preserve">Perhaps, be more specific here that risk factors for under-exposure were identified. </w:t>
      </w:r>
    </w:p>
  </w:comment>
  <w:comment w:id="9" w:author="Phillips, Patrick" w:date="2023-01-13T12:42:00Z" w:initials="PP">
    <w:p w14:paraId="64907723" w14:textId="77777777" w:rsidR="00E66240" w:rsidRDefault="00E66240">
      <w:pPr>
        <w:pStyle w:val="CommentText"/>
      </w:pPr>
      <w:r>
        <w:rPr>
          <w:rStyle w:val="CommentReference"/>
        </w:rPr>
        <w:annotationRef/>
      </w:r>
      <w:r>
        <w:t>This is problematic.</w:t>
      </w:r>
    </w:p>
    <w:p w14:paraId="15375A27" w14:textId="77777777" w:rsidR="00E66240" w:rsidRDefault="00E66240">
      <w:pPr>
        <w:pStyle w:val="CommentText"/>
      </w:pPr>
    </w:p>
    <w:p w14:paraId="078A34E2" w14:textId="77777777" w:rsidR="00E66240" w:rsidRDefault="00E66240">
      <w:pPr>
        <w:pStyle w:val="CommentText"/>
      </w:pPr>
      <w:r>
        <w:t xml:space="preserve">Not identifying any strong evidence implies that we found weak evidence - which we did. </w:t>
      </w:r>
    </w:p>
    <w:p w14:paraId="5C1B63BE" w14:textId="77777777" w:rsidR="00E66240" w:rsidRDefault="00E66240">
      <w:pPr>
        <w:pStyle w:val="CommentText"/>
      </w:pPr>
    </w:p>
    <w:p w14:paraId="2DC57091" w14:textId="77777777" w:rsidR="00E66240" w:rsidRDefault="00E66240" w:rsidP="00160D74">
      <w:pPr>
        <w:pStyle w:val="CommentText"/>
      </w:pPr>
      <w:r>
        <w:t xml:space="preserve">I'm still concerned that as currently presented you have an effect of Cmax on treatment discontinuation that is not adequately addressed. </w:t>
      </w:r>
    </w:p>
  </w:comment>
  <w:comment w:id="14" w:author="Kurbatova, Ekaterina (CDC/DDID/NCHHSTP/DTE)" w:date="2023-01-06T13:55:00Z" w:initials="KE(">
    <w:p w14:paraId="55B9060E" w14:textId="0527B01A" w:rsidR="00B96337" w:rsidRDefault="00B96337">
      <w:pPr>
        <w:pStyle w:val="CommentText"/>
      </w:pPr>
      <w:r>
        <w:rPr>
          <w:rStyle w:val="CommentReference"/>
        </w:rPr>
        <w:annotationRef/>
      </w:r>
      <w:r>
        <w:t>it may be better to use here something like “</w:t>
      </w:r>
      <w:r w:rsidR="00D4676A">
        <w:t>simulations</w:t>
      </w:r>
      <w:r w:rsidR="00BC3F9B">
        <w:t>/modeling</w:t>
      </w:r>
      <w:r w:rsidR="00D4676A">
        <w:t xml:space="preserve"> </w:t>
      </w:r>
      <w:r>
        <w:t>showed…”.</w:t>
      </w:r>
    </w:p>
  </w:comment>
  <w:comment w:id="19" w:author="Kurbatova, Ekaterina (CDC/DDID/NCHHSTP/DTE)" w:date="2023-01-06T14:03:00Z" w:initials="KE(">
    <w:p w14:paraId="7386A883" w14:textId="48AE4BD7" w:rsidR="00D4676A" w:rsidRDefault="00D4676A">
      <w:pPr>
        <w:pStyle w:val="CommentText"/>
      </w:pPr>
      <w:r>
        <w:rPr>
          <w:rStyle w:val="CommentReference"/>
        </w:rPr>
        <w:annotationRef/>
      </w:r>
      <w:r>
        <w:t>“is predicated to increase”</w:t>
      </w:r>
    </w:p>
  </w:comment>
  <w:comment w:id="20" w:author="Phillips, Patrick" w:date="2023-01-13T11:02:00Z" w:initials="PP">
    <w:p w14:paraId="56A24EA7" w14:textId="77777777" w:rsidR="00982D37" w:rsidRDefault="00982D37" w:rsidP="00B10875">
      <w:pPr>
        <w:pStyle w:val="CommentText"/>
      </w:pPr>
      <w:r>
        <w:rPr>
          <w:rStyle w:val="CommentReference"/>
        </w:rPr>
        <w:annotationRef/>
      </w:r>
      <w:r>
        <w:t>Agree.</w:t>
      </w:r>
    </w:p>
  </w:comment>
  <w:comment w:id="21" w:author="Kurbatova, Ekaterina (CDC/DDID/NCHHSTP/DTE)" w:date="2023-01-06T14:11:00Z" w:initials="KE(">
    <w:p w14:paraId="66EA81B6" w14:textId="295FBEF3" w:rsidR="007C364C" w:rsidRDefault="007C364C">
      <w:pPr>
        <w:pStyle w:val="CommentText"/>
      </w:pPr>
      <w:r>
        <w:rPr>
          <w:rStyle w:val="CommentReference"/>
        </w:rPr>
        <w:annotationRef/>
      </w:r>
      <w:r>
        <w:t>“may”</w:t>
      </w:r>
    </w:p>
  </w:comment>
  <w:comment w:id="24" w:author="Kurbatova, Ekaterina (CDC/DDID/NCHHSTP/DTE)" w:date="2023-01-06T14:12:00Z" w:initials="KE(">
    <w:p w14:paraId="1A6BC1EB" w14:textId="3048B18A" w:rsidR="007C364C" w:rsidRDefault="007C364C">
      <w:pPr>
        <w:pStyle w:val="CommentText"/>
      </w:pPr>
      <w:r>
        <w:rPr>
          <w:rStyle w:val="CommentReference"/>
        </w:rPr>
        <w:annotationRef/>
      </w:r>
      <w:r>
        <w:t>Please use terms consistently “people living with HIV”.</w:t>
      </w:r>
    </w:p>
  </w:comment>
  <w:comment w:id="31" w:author="Kurbatova, Ekaterina (CDC/DDID/NCHHSTP/DTE)" w:date="2023-01-06T14:16:00Z" w:initials="KE(">
    <w:p w14:paraId="30F364A1" w14:textId="62F3DF1F" w:rsidR="00202C3E" w:rsidRDefault="00202C3E">
      <w:pPr>
        <w:pStyle w:val="CommentText"/>
      </w:pPr>
      <w:r>
        <w:rPr>
          <w:rStyle w:val="CommentReference"/>
        </w:rPr>
        <w:annotationRef/>
      </w:r>
      <w:r>
        <w:t xml:space="preserve">Since this is a list of factors, I would use “HIV co-infection” in this sentence. </w:t>
      </w:r>
    </w:p>
  </w:comment>
  <w:comment w:id="35" w:author="Kurbatova, Ekaterina (CDC/DDID/NCHHSTP/DTE)" w:date="2023-01-06T14:17:00Z" w:initials="KE(">
    <w:p w14:paraId="0B214FFD" w14:textId="5A103435" w:rsidR="00202C3E" w:rsidRDefault="00202C3E">
      <w:pPr>
        <w:pStyle w:val="CommentText"/>
      </w:pPr>
      <w:r>
        <w:rPr>
          <w:rStyle w:val="CommentReference"/>
        </w:rPr>
        <w:annotationRef/>
      </w:r>
      <w:r>
        <w:t>“shorten”</w:t>
      </w:r>
    </w:p>
  </w:comment>
  <w:comment w:id="45" w:author="Phillips, Patrick" w:date="2023-01-13T11:26:00Z" w:initials="PP">
    <w:p w14:paraId="03B1DB34" w14:textId="77777777" w:rsidR="00C23FDF" w:rsidRDefault="00C23FDF">
      <w:pPr>
        <w:pStyle w:val="CommentText"/>
      </w:pPr>
      <w:r>
        <w:rPr>
          <w:rStyle w:val="CommentReference"/>
        </w:rPr>
        <w:annotationRef/>
      </w:r>
      <w:r>
        <w:t>You might consider including more recent studies for RIF, e.g.:</w:t>
      </w:r>
    </w:p>
    <w:p w14:paraId="59331EF9" w14:textId="77777777" w:rsidR="00C23FDF" w:rsidRDefault="00C23FDF">
      <w:pPr>
        <w:pStyle w:val="CommentText"/>
      </w:pPr>
    </w:p>
    <w:p w14:paraId="7567EC7A" w14:textId="77777777" w:rsidR="00C23FDF" w:rsidRDefault="00C23FDF" w:rsidP="00195397">
      <w:pPr>
        <w:pStyle w:val="CommentText"/>
      </w:pPr>
      <w:r>
        <w:t xml:space="preserve">Susanto, B. O., R. J. Svensson, E. M. Svensson, R. Aarnoutse, M. J. Boeree and U. S. H. Simonsson (2019). "Rifampicin can be given as flat-dosing instead of weight-band dosing." </w:t>
      </w:r>
      <w:r>
        <w:rPr>
          <w:u w:val="single"/>
        </w:rPr>
        <w:t>Clin Infect Dis</w:t>
      </w:r>
      <w:r>
        <w:t>.</w:t>
      </w:r>
    </w:p>
  </w:comment>
  <w:comment w:id="46" w:author="Kurbatova, Ekaterina (CDC/DDID/NCHHSTP/DTE)" w:date="2023-01-06T14:19:00Z" w:initials="KE(">
    <w:p w14:paraId="52E37CDB" w14:textId="198DA5FD" w:rsidR="00202C3E" w:rsidRDefault="00202C3E">
      <w:pPr>
        <w:pStyle w:val="CommentText"/>
      </w:pPr>
      <w:r>
        <w:rPr>
          <w:rStyle w:val="CommentReference"/>
        </w:rPr>
        <w:annotationRef/>
      </w:r>
      <w:r>
        <w:t xml:space="preserve">Consider deleting. </w:t>
      </w:r>
    </w:p>
  </w:comment>
  <w:comment w:id="60" w:author="Phillips, Patrick" w:date="2023-01-13T11:28:00Z" w:initials="PP">
    <w:p w14:paraId="459DC770" w14:textId="77777777" w:rsidR="00C23FDF" w:rsidRDefault="00C23FDF" w:rsidP="00516DAF">
      <w:pPr>
        <w:pStyle w:val="CommentText"/>
      </w:pPr>
      <w:r>
        <w:rPr>
          <w:rStyle w:val="CommentReference"/>
        </w:rPr>
        <w:annotationRef/>
      </w:r>
      <w:r>
        <w:t>One solution is that you post the PKPD paper in a pre-print archive when it is submitted, then you can reference the pre-print in this paper.</w:t>
      </w:r>
    </w:p>
  </w:comment>
  <w:comment w:id="66" w:author="Kurbatova, Ekaterina (CDC/DDID/NCHHSTP/DTE)" w:date="2023-01-06T14:21:00Z" w:initials="KE(">
    <w:p w14:paraId="288EDE9C" w14:textId="6EA1FB92" w:rsidR="00202C3E" w:rsidRDefault="00202C3E">
      <w:pPr>
        <w:pStyle w:val="CommentText"/>
      </w:pPr>
      <w:r>
        <w:rPr>
          <w:rStyle w:val="CommentReference"/>
        </w:rPr>
        <w:annotationRef/>
      </w:r>
      <w:r>
        <w:t>Would it be better say “</w:t>
      </w:r>
      <w:r w:rsidRPr="00202C3E">
        <w:t>achieve 95% cure</w:t>
      </w:r>
      <w:r>
        <w:t>”? – as our goal is not 5% unfavorable…</w:t>
      </w:r>
    </w:p>
  </w:comment>
  <w:comment w:id="67" w:author="Phillips, Patrick" w:date="2023-01-13T11:29:00Z" w:initials="PP">
    <w:p w14:paraId="4DD4131A" w14:textId="77777777" w:rsidR="00C23FDF" w:rsidRDefault="00C23FDF" w:rsidP="00FA1BC5">
      <w:pPr>
        <w:pStyle w:val="CommentText"/>
      </w:pPr>
      <w:r>
        <w:rPr>
          <w:rStyle w:val="CommentReference"/>
        </w:rPr>
        <w:annotationRef/>
      </w:r>
      <w:r>
        <w:t>Agreed.</w:t>
      </w:r>
    </w:p>
  </w:comment>
  <w:comment w:id="70" w:author="Phillips, Patrick" w:date="2023-01-13T11:30:00Z" w:initials="PP">
    <w:p w14:paraId="05326ABC" w14:textId="77777777" w:rsidR="00C23FDF" w:rsidRDefault="00C23FDF" w:rsidP="00ED416B">
      <w:pPr>
        <w:pStyle w:val="CommentText"/>
      </w:pPr>
      <w:r>
        <w:rPr>
          <w:rStyle w:val="CommentReference"/>
        </w:rPr>
        <w:annotationRef/>
      </w:r>
      <w:r>
        <w:t>This is phrased as a description of what you did. I suggest rewording as a description of your objectives, ie prospectively 'Our objective was to…'</w:t>
      </w:r>
    </w:p>
  </w:comment>
  <w:comment w:id="71" w:author="Kurbatova, Ekaterina (CDC/DDID/NCHHSTP/DTE)" w:date="2023-01-06T14:32:00Z" w:initials="KE(">
    <w:p w14:paraId="7DC07298" w14:textId="4226C0BA" w:rsidR="006931AB" w:rsidRDefault="006931AB">
      <w:pPr>
        <w:pStyle w:val="CommentText"/>
      </w:pPr>
      <w:r>
        <w:rPr>
          <w:rStyle w:val="CommentReference"/>
        </w:rPr>
        <w:annotationRef/>
      </w:r>
      <w:r>
        <w:t>rifapentine</w:t>
      </w:r>
    </w:p>
  </w:comment>
  <w:comment w:id="74" w:author="Phillips, Patrick" w:date="2023-01-13T11:31:00Z" w:initials="PP">
    <w:p w14:paraId="73A3D481" w14:textId="77777777" w:rsidR="00C23FDF" w:rsidRDefault="00C23FDF" w:rsidP="008B110E">
      <w:pPr>
        <w:pStyle w:val="CommentText"/>
      </w:pPr>
      <w:r>
        <w:rPr>
          <w:rStyle w:val="CommentReference"/>
        </w:rPr>
        <w:annotationRef/>
      </w:r>
      <w:r>
        <w:t xml:space="preserve">PK-safety is in the PKPD paper (I know there were versions without it). Should you therefore mention that and say here you are doing fuller/more extensive PK-safety analyses? </w:t>
      </w:r>
    </w:p>
  </w:comment>
  <w:comment w:id="78" w:author="Kurbatova, Ekaterina (CDC/DDID/NCHHSTP/DTE)" w:date="2023-01-06T14:34:00Z" w:initials="KE(">
    <w:p w14:paraId="301BA987" w14:textId="548C9253" w:rsidR="006931AB" w:rsidRDefault="006931AB">
      <w:pPr>
        <w:pStyle w:val="CommentText"/>
      </w:pPr>
      <w:r>
        <w:t>“</w:t>
      </w:r>
      <w:r>
        <w:rPr>
          <w:rStyle w:val="CommentReference"/>
        </w:rPr>
        <w:annotationRef/>
      </w:r>
      <w:r>
        <w:t>PK sample”</w:t>
      </w:r>
    </w:p>
  </w:comment>
  <w:comment w:id="79" w:author="Kurbatova, Ekaterina (CDC/DDID/NCHHSTP/DTE)" w:date="2023-01-06T14:34:00Z" w:initials="KE(">
    <w:p w14:paraId="1096D11C" w14:textId="3AA21155" w:rsidR="006931AB" w:rsidRDefault="006931AB">
      <w:pPr>
        <w:pStyle w:val="CommentText"/>
      </w:pPr>
      <w:r>
        <w:rPr>
          <w:rStyle w:val="CommentReference"/>
        </w:rPr>
        <w:annotationRef/>
      </w:r>
      <w:r>
        <w:t>“PK samples”</w:t>
      </w:r>
    </w:p>
  </w:comment>
  <w:comment w:id="82" w:author="Kurbatova, Ekaterina (CDC/DDID/NCHHSTP/DTE)" w:date="2023-01-06T14:35:00Z" w:initials="KE(">
    <w:p w14:paraId="771329DF" w14:textId="05D9261A" w:rsidR="006931AB" w:rsidRDefault="006931AB">
      <w:pPr>
        <w:pStyle w:val="CommentText"/>
      </w:pPr>
      <w:r>
        <w:rPr>
          <w:rStyle w:val="CommentReference"/>
        </w:rPr>
        <w:annotationRef/>
      </w:r>
      <w:r>
        <w:t xml:space="preserve"> I would delete N from Methods, as it reads that 53 was per-planned sample size for IPK.</w:t>
      </w:r>
    </w:p>
  </w:comment>
  <w:comment w:id="83" w:author="Chang, Vincent" w:date="2023-01-09T11:27:00Z" w:initials="CV">
    <w:p w14:paraId="4AAE1480" w14:textId="77777777" w:rsidR="009D78C7" w:rsidRDefault="009D78C7">
      <w:pPr>
        <w:pStyle w:val="CommentText"/>
      </w:pPr>
      <w:r>
        <w:rPr>
          <w:rStyle w:val="CommentReference"/>
        </w:rPr>
        <w:annotationRef/>
      </w:r>
      <w:r>
        <w:t>It was preplanned, 53 is the target number in the IPK study protocol</w:t>
      </w:r>
    </w:p>
  </w:comment>
  <w:comment w:id="84" w:author="Phillips, Patrick" w:date="2023-01-13T11:42:00Z" w:initials="PP">
    <w:p w14:paraId="3925A177" w14:textId="77777777" w:rsidR="0097638A" w:rsidRDefault="0097638A" w:rsidP="00710AA2">
      <w:pPr>
        <w:pStyle w:val="CommentText"/>
      </w:pPr>
      <w:r>
        <w:rPr>
          <w:rStyle w:val="CommentReference"/>
        </w:rPr>
        <w:annotationRef/>
      </w:r>
      <w:r>
        <w:t xml:space="preserve">Agreed. Methods should have target sample size, actual enrolled should be in results. </w:t>
      </w:r>
    </w:p>
  </w:comment>
  <w:comment w:id="85" w:author="Van Wijk, Rob" w:date="2022-12-16T15:59:00Z" w:initials="RV">
    <w:p w14:paraId="5A74BB30" w14:textId="77777777" w:rsidR="005D0FB9" w:rsidRDefault="005D0FB9" w:rsidP="00247772">
      <w:r>
        <w:rPr>
          <w:rStyle w:val="CommentReference"/>
        </w:rPr>
        <w:annotationRef/>
      </w:r>
      <w:r>
        <w:rPr>
          <w:sz w:val="20"/>
          <w:szCs w:val="20"/>
        </w:rPr>
        <w:t>Do they have a reference for this? Would be nice</w:t>
      </w:r>
    </w:p>
  </w:comment>
  <w:comment w:id="86" w:author="Kurbatova, Ekaterina (CDC/DDID/NCHHSTP/DTE)" w:date="2023-01-06T14:38:00Z" w:initials="KE(">
    <w:p w14:paraId="426FCE26" w14:textId="42786E5E" w:rsidR="006931AB" w:rsidRDefault="006931AB">
      <w:pPr>
        <w:pStyle w:val="CommentText"/>
      </w:pPr>
      <w:r>
        <w:rPr>
          <w:rStyle w:val="CommentReference"/>
        </w:rPr>
        <w:annotationRef/>
      </w:r>
      <w:r>
        <w:t xml:space="preserve">Also consider adding reference </w:t>
      </w:r>
      <w:r w:rsidR="00BC3F9B">
        <w:t>for</w:t>
      </w:r>
      <w:r>
        <w:t xml:space="preserve"> Atlanbio lab.</w:t>
      </w:r>
    </w:p>
  </w:comment>
  <w:comment w:id="87" w:author="Chang, Vincent" w:date="2023-01-09T14:41:00Z" w:initials="CV">
    <w:p w14:paraId="0501C317" w14:textId="1A1D95D6" w:rsidR="008D5D81" w:rsidRDefault="008D5D81">
      <w:pPr>
        <w:pStyle w:val="CommentText"/>
      </w:pPr>
      <w:r>
        <w:rPr>
          <w:rStyle w:val="CommentReference"/>
        </w:rPr>
        <w:annotationRef/>
      </w:r>
      <w:r>
        <w:t>@Marc Weiner or anyone aware of a reference for Atlanbio and the assays used?</w:t>
      </w:r>
    </w:p>
  </w:comment>
  <w:comment w:id="88" w:author="Phillips, Patrick" w:date="2023-01-13T11:51:00Z" w:initials="PP">
    <w:p w14:paraId="2BAB93D4" w14:textId="77777777" w:rsidR="00B405D5" w:rsidRDefault="00B405D5" w:rsidP="004715D4">
      <w:pPr>
        <w:pStyle w:val="CommentText"/>
      </w:pPr>
      <w:r>
        <w:rPr>
          <w:rStyle w:val="CommentReference"/>
        </w:rPr>
        <w:annotationRef/>
      </w:r>
      <w:r>
        <w:t>Mention briefly how below limit of quantification will be handled.</w:t>
      </w:r>
    </w:p>
  </w:comment>
  <w:comment w:id="89" w:author="Phillips, Patrick" w:date="2023-01-13T11:54:00Z" w:initials="PP">
    <w:p w14:paraId="410CDD91" w14:textId="77777777" w:rsidR="00AC2A03" w:rsidRDefault="00AC2A03" w:rsidP="00A13670">
      <w:pPr>
        <w:pStyle w:val="CommentText"/>
      </w:pPr>
      <w:r>
        <w:rPr>
          <w:rStyle w:val="CommentReference"/>
        </w:rPr>
        <w:annotationRef/>
      </w:r>
      <w:r>
        <w:t>List out all the covariates considered for the model.</w:t>
      </w:r>
    </w:p>
  </w:comment>
  <w:comment w:id="91" w:author="Kurbatova, Ekaterina (CDC/DDID/NCHHSTP/DTE)" w:date="2023-01-06T17:18:00Z" w:initials="KE(">
    <w:p w14:paraId="3F92DD0D" w14:textId="2F9F7806" w:rsidR="002274E2" w:rsidRDefault="002274E2">
      <w:pPr>
        <w:pStyle w:val="CommentText"/>
      </w:pPr>
      <w:r>
        <w:rPr>
          <w:rStyle w:val="CommentReference"/>
        </w:rPr>
        <w:annotationRef/>
      </w:r>
      <w:r>
        <w:t>“</w:t>
      </w:r>
      <w:r>
        <w:rPr>
          <w:rFonts w:ascii="Arial" w:eastAsia="Times New Roman" w:hAnsi="Arial" w:cs="Arial"/>
          <w:bCs/>
          <w:color w:val="000000"/>
          <w:lang w:eastAsia="zh-TW"/>
        </w:rPr>
        <w:t>logistic regressions models</w:t>
      </w:r>
      <w:r>
        <w:t>”?</w:t>
      </w:r>
    </w:p>
  </w:comment>
  <w:comment w:id="90" w:author="Phillips, Patrick" w:date="2023-01-13T11:47:00Z" w:initials="PP">
    <w:p w14:paraId="58D2CEC0" w14:textId="77777777" w:rsidR="00B405D5" w:rsidRDefault="00B405D5">
      <w:pPr>
        <w:pStyle w:val="CommentText"/>
      </w:pPr>
      <w:r>
        <w:rPr>
          <w:rStyle w:val="CommentReference"/>
        </w:rPr>
        <w:annotationRef/>
      </w:r>
      <w:r>
        <w:t xml:space="preserve">This is the same analysis as in PKPD paper, and Figure 4 in this paper is the same as a figure in PKPD paper. I don't think that makes sense, or is really allowed as that figure will already have been published. </w:t>
      </w:r>
    </w:p>
    <w:p w14:paraId="2A5293C9" w14:textId="77777777" w:rsidR="00B405D5" w:rsidRDefault="00B405D5">
      <w:pPr>
        <w:pStyle w:val="CommentText"/>
      </w:pPr>
    </w:p>
    <w:p w14:paraId="035E76EE" w14:textId="77777777" w:rsidR="00B405D5" w:rsidRDefault="00B405D5" w:rsidP="002A34B9">
      <w:pPr>
        <w:pStyle w:val="CommentText"/>
      </w:pPr>
      <w:r>
        <w:t>I do think you need to revise this part of your analysis to show how it is different to what was done in PKPD paper - perhaps more extensive?</w:t>
      </w:r>
    </w:p>
  </w:comment>
  <w:comment w:id="97" w:author="Kurbatova, Ekaterina (CDC/DDID/NCHHSTP/DTE)" w:date="2023-01-06T14:37:00Z" w:initials="KE(">
    <w:p w14:paraId="2736BDA7" w14:textId="38E50D5F" w:rsidR="006931AB" w:rsidRDefault="006931AB">
      <w:pPr>
        <w:pStyle w:val="CommentText"/>
      </w:pPr>
      <w:r>
        <w:rPr>
          <w:rStyle w:val="CommentReference"/>
        </w:rPr>
        <w:annotationRef/>
      </w:r>
      <w:r>
        <w:t>I would remove details on dates of receiving datasets. Only include total number of participants included.</w:t>
      </w:r>
    </w:p>
  </w:comment>
  <w:comment w:id="107" w:author="Kurbatova, Ekaterina (CDC/DDID/NCHHSTP/DTE)" w:date="2023-01-06T17:23:00Z" w:initials="KE(">
    <w:p w14:paraId="6926CDEB" w14:textId="5F1BF640" w:rsidR="002274E2" w:rsidRDefault="002274E2">
      <w:pPr>
        <w:pStyle w:val="CommentText"/>
      </w:pPr>
      <w:r>
        <w:rPr>
          <w:rStyle w:val="CommentReference"/>
        </w:rPr>
        <w:annotationRef/>
      </w:r>
      <w:r>
        <w:t>“Participants with Asian race”</w:t>
      </w:r>
    </w:p>
  </w:comment>
  <w:comment w:id="110" w:author="Phillips, Patrick" w:date="2023-01-13T12:04:00Z" w:initials="PP">
    <w:p w14:paraId="7064F199" w14:textId="77777777" w:rsidR="00072EC8" w:rsidRDefault="00072EC8" w:rsidP="000D492C">
      <w:pPr>
        <w:pStyle w:val="CommentText"/>
      </w:pPr>
      <w:r>
        <w:rPr>
          <w:rStyle w:val="CommentReference"/>
        </w:rPr>
        <w:annotationRef/>
      </w:r>
      <w:r>
        <w:t xml:space="preserve">I'm a bit concerned about the safety messaging. The PKPD paper concludes no safety relationship with RPT PK (based on quartiles), but this shows some relationships. </w:t>
      </w:r>
    </w:p>
  </w:comment>
  <w:comment w:id="111" w:author="Phillips, Patrick" w:date="2023-01-13T12:43:00Z" w:initials="PP">
    <w:p w14:paraId="2140FDA9" w14:textId="77777777" w:rsidR="00E66240" w:rsidRDefault="00E66240" w:rsidP="00480AED">
      <w:pPr>
        <w:pStyle w:val="CommentText"/>
      </w:pPr>
      <w:r>
        <w:rPr>
          <w:rStyle w:val="CommentReference"/>
        </w:rPr>
        <w:annotationRef/>
      </w:r>
      <w:r>
        <w:t xml:space="preserve">Lead with primary safety outcome grade 3-4 Aes. Then follow up with other outcomes. </w:t>
      </w:r>
    </w:p>
  </w:comment>
  <w:comment w:id="112" w:author="Kurbatova, Ekaterina (CDC/DDID/NCHHSTP/DTE)" w:date="2023-01-06T18:18:00Z" w:initials="KE(">
    <w:p w14:paraId="4628034B" w14:textId="4618AB39" w:rsidR="00B93FBE" w:rsidRDefault="00B93FBE">
      <w:pPr>
        <w:pStyle w:val="CommentText"/>
      </w:pPr>
      <w:r>
        <w:rPr>
          <w:rStyle w:val="CommentReference"/>
        </w:rPr>
        <w:annotationRef/>
      </w:r>
      <w:r>
        <w:t xml:space="preserve">In univariate analysis? </w:t>
      </w:r>
    </w:p>
  </w:comment>
  <w:comment w:id="115" w:author="Phillips, Patrick" w:date="2023-01-13T12:01:00Z" w:initials="PP">
    <w:p w14:paraId="52B8E15D" w14:textId="77777777" w:rsidR="00AC2A03" w:rsidRDefault="00AC2A03" w:rsidP="000B5259">
      <w:pPr>
        <w:pStyle w:val="CommentText"/>
      </w:pPr>
      <w:r>
        <w:rPr>
          <w:rStyle w:val="CommentReference"/>
        </w:rPr>
        <w:annotationRef/>
      </w:r>
      <w:r>
        <w:t>You change denominators here - the previous sentence was among those with PK samples, this is then whole safety population. I suggest you stay consistent and use the PK sample population.</w:t>
      </w:r>
    </w:p>
  </w:comment>
  <w:comment w:id="116" w:author="Phillips, Patrick" w:date="2023-01-13T12:03:00Z" w:initials="PP">
    <w:p w14:paraId="3B2A3C33" w14:textId="77777777" w:rsidR="00072EC8" w:rsidRDefault="00072EC8" w:rsidP="00F4384B">
      <w:pPr>
        <w:pStyle w:val="CommentText"/>
      </w:pPr>
      <w:r>
        <w:rPr>
          <w:rStyle w:val="CommentReference"/>
        </w:rPr>
        <w:annotationRef/>
      </w:r>
      <w:r>
        <w:t>And what did it find?!? If results are consistent with main results - then state.</w:t>
      </w:r>
    </w:p>
  </w:comment>
  <w:comment w:id="129" w:author="Kurbatova, Ekaterina (CDC/DDID/NCHHSTP/DTE)" w:date="2023-01-06T18:04:00Z" w:initials="KE(">
    <w:p w14:paraId="63337CD4" w14:textId="4EB93E45" w:rsidR="006056B8" w:rsidRDefault="006056B8">
      <w:pPr>
        <w:pStyle w:val="CommentText"/>
      </w:pPr>
      <w:r>
        <w:rPr>
          <w:rStyle w:val="CommentReference"/>
        </w:rPr>
        <w:annotationRef/>
      </w:r>
      <w:r>
        <w:t xml:space="preserve">WHO included 4HPZM in consolidated guidelines for DS-TB </w:t>
      </w:r>
      <w:hyperlink r:id="rId1" w:history="1">
        <w:r>
          <w:rPr>
            <w:rStyle w:val="Hyperlink"/>
          </w:rPr>
          <w:t>WHO consolidated guidelines on tuberculosis: module 4: treatment: drug-susceptible tuberculosis treatment</w:t>
        </w:r>
      </w:hyperlink>
    </w:p>
    <w:p w14:paraId="7BDFA43D" w14:textId="1E31E949" w:rsidR="006056B8" w:rsidRDefault="006056B8">
      <w:pPr>
        <w:pStyle w:val="CommentText"/>
      </w:pPr>
      <w:r>
        <w:t xml:space="preserve">Also CDC published guidance </w:t>
      </w:r>
      <w:hyperlink r:id="rId2" w:history="1">
        <w:r>
          <w:rPr>
            <w:rStyle w:val="Hyperlink"/>
          </w:rPr>
          <w:t>Interim Guidance: 4-Month Rifapentine-Moxifloxacin Regimen for the Treatment of Drug-Susceptible Pulmonary Tuberculosis — United States, 2022 | MMWR (cdc.gov)</w:t>
        </w:r>
      </w:hyperlink>
      <w:r>
        <w:t xml:space="preserve">. </w:t>
      </w:r>
    </w:p>
  </w:comment>
  <w:comment w:id="142" w:author="Phillips, Patrick" w:date="2023-01-13T11:56:00Z" w:initials="PP">
    <w:p w14:paraId="72186B04" w14:textId="77777777" w:rsidR="00AC2A03" w:rsidRDefault="00AC2A03">
      <w:pPr>
        <w:pStyle w:val="CommentText"/>
      </w:pPr>
      <w:r>
        <w:rPr>
          <w:rStyle w:val="CommentReference"/>
        </w:rPr>
        <w:annotationRef/>
      </w:r>
      <w:r>
        <w:t>You could also reference below which concludes weight-based dosing also not needed for high-dose RIF:</w:t>
      </w:r>
    </w:p>
    <w:p w14:paraId="2DCE7A01" w14:textId="77777777" w:rsidR="00AC2A03" w:rsidRDefault="00AC2A03">
      <w:pPr>
        <w:pStyle w:val="CommentText"/>
      </w:pPr>
    </w:p>
    <w:p w14:paraId="1C4D7A8F" w14:textId="77777777" w:rsidR="00AC2A03" w:rsidRDefault="00AC2A03" w:rsidP="00CD360C">
      <w:pPr>
        <w:pStyle w:val="CommentText"/>
      </w:pPr>
      <w:r>
        <w:t xml:space="preserve">Susanto, B. O., R. J. Svensson, E. M. Svensson, R. Aarnoutse, M. J. Boeree and U. S. H. Simonsson (2019). "Rifampicin can be given as flat-dosing instead of weight-band dosing." </w:t>
      </w:r>
      <w:r>
        <w:rPr>
          <w:u w:val="single"/>
        </w:rPr>
        <w:t>Clin Infect Dis</w:t>
      </w:r>
      <w:r>
        <w:t>.</w:t>
      </w:r>
    </w:p>
  </w:comment>
  <w:comment w:id="143" w:author="Kurbatova, Ekaterina (CDC/DDID/NCHHSTP/DTE)" w:date="2023-01-06T18:09:00Z" w:initials="KE(">
    <w:p w14:paraId="1CFF3724" w14:textId="4A53A2AF" w:rsidR="00F2581D" w:rsidRDefault="00F2581D">
      <w:pPr>
        <w:pStyle w:val="CommentText"/>
      </w:pPr>
      <w:r>
        <w:rPr>
          <w:rStyle w:val="CommentReference"/>
        </w:rPr>
        <w:annotationRef/>
      </w:r>
      <w:r>
        <w:t>delete</w:t>
      </w:r>
    </w:p>
  </w:comment>
  <w:comment w:id="151" w:author="Phillips, Patrick" w:date="2023-01-13T12:17:00Z" w:initials="PP">
    <w:p w14:paraId="273D88FB" w14:textId="77777777" w:rsidR="00D01BCD" w:rsidRDefault="00D01BCD" w:rsidP="00FC24EA">
      <w:pPr>
        <w:pStyle w:val="CommentText"/>
      </w:pPr>
      <w:r>
        <w:rPr>
          <w:rStyle w:val="CommentReference"/>
        </w:rPr>
        <w:annotationRef/>
      </w:r>
      <w:r>
        <w:t>Restate the Odds ratio to highlight the wide 95% confidence interval.</w:t>
      </w:r>
    </w:p>
  </w:comment>
  <w:comment w:id="155" w:author="Phillips, Patrick" w:date="2023-01-13T12:20:00Z" w:initials="PP">
    <w:p w14:paraId="3044A6EE" w14:textId="77777777" w:rsidR="00D01BCD" w:rsidRDefault="00D01BCD" w:rsidP="00EF1B7D">
      <w:pPr>
        <w:pStyle w:val="CommentText"/>
      </w:pPr>
      <w:r>
        <w:rPr>
          <w:rStyle w:val="CommentReference"/>
        </w:rPr>
        <w:annotationRef/>
      </w:r>
      <w:r>
        <w:t>Cmax, but not AUC? I do think this needs more careful discussion. This result appears to show increasing intolerability with higher Cmax.</w:t>
      </w:r>
    </w:p>
  </w:comment>
  <w:comment w:id="164" w:author="Kurbatova, Ekaterina (CDC/DDID/NCHHSTP/DTE)" w:date="2023-01-06T18:12:00Z" w:initials="KE(">
    <w:p w14:paraId="6B80ADE9" w14:textId="22012F07" w:rsidR="00F2581D" w:rsidRDefault="00F2581D">
      <w:pPr>
        <w:pStyle w:val="CommentText"/>
      </w:pPr>
      <w:r>
        <w:rPr>
          <w:rStyle w:val="CommentReference"/>
        </w:rPr>
        <w:annotationRef/>
      </w:r>
      <w:r>
        <w:rPr>
          <w:rFonts w:ascii="Arial" w:hAnsi="Arial" w:cs="Arial"/>
        </w:rPr>
        <w:t>to all (space missing)</w:t>
      </w:r>
    </w:p>
  </w:comment>
  <w:comment w:id="173" w:author="Kurbatova, Ekaterina (CDC/DDID/NCHHSTP/DTE)" w:date="2023-01-06T18:13:00Z" w:initials="KE(">
    <w:p w14:paraId="3BCA9449" w14:textId="03BB9A0B" w:rsidR="00F2581D" w:rsidRDefault="00F2581D">
      <w:pPr>
        <w:pStyle w:val="CommentText"/>
      </w:pPr>
      <w:r>
        <w:rPr>
          <w:rStyle w:val="CommentReference"/>
        </w:rPr>
        <w:annotationRef/>
      </w:r>
      <w:r>
        <w:t>delete</w:t>
      </w:r>
    </w:p>
  </w:comment>
  <w:comment w:id="177" w:author="Kurbatova, Ekaterina (CDC/DDID/NCHHSTP/DTE)" w:date="2023-01-06T18:13:00Z" w:initials="KE(">
    <w:p w14:paraId="11E21AF1" w14:textId="61A5DEDA" w:rsidR="00F2581D" w:rsidRDefault="00F2581D">
      <w:pPr>
        <w:pStyle w:val="CommentText"/>
      </w:pPr>
      <w:r>
        <w:rPr>
          <w:rStyle w:val="CommentReference"/>
        </w:rPr>
        <w:annotationRef/>
      </w:r>
      <w:r>
        <w:t xml:space="preserve">“a major limitation” </w:t>
      </w:r>
    </w:p>
  </w:comment>
  <w:comment w:id="181" w:author="Phillips, Patrick" w:date="2023-01-13T12:26:00Z" w:initials="PP">
    <w:p w14:paraId="567811B6" w14:textId="77777777" w:rsidR="007D3369" w:rsidRDefault="007D3369" w:rsidP="00EA4438">
      <w:pPr>
        <w:pStyle w:val="CommentText"/>
      </w:pPr>
      <w:r>
        <w:rPr>
          <w:rStyle w:val="CommentReference"/>
        </w:rPr>
        <w:annotationRef/>
      </w:r>
      <w:r>
        <w:t>This is not relevant here as that is the conclusions of PKPD paper, not this one.</w:t>
      </w:r>
    </w:p>
  </w:comment>
  <w:comment w:id="184" w:author="Phillips, Patrick" w:date="2023-01-13T12:53:00Z" w:initials="PP">
    <w:p w14:paraId="3E80CF28" w14:textId="77777777" w:rsidR="00E045D9" w:rsidRDefault="00E045D9" w:rsidP="00CA2E63">
      <w:pPr>
        <w:pStyle w:val="CommentText"/>
      </w:pPr>
      <w:r>
        <w:rPr>
          <w:rStyle w:val="CommentReference"/>
        </w:rPr>
        <w:annotationRef/>
      </w:r>
      <w:r>
        <w:t xml:space="preserve">I still have lingering concerns over the CMax relationship with treatment discontinuation, the relationship between AUC and mortality (less concerning given so few deaths), and Susan’s observation that there is a little peak in grade 3-4 AEs and treatment related grade 3-5 AEs at the highest quartiles. The evidence is certainly weak, but I am not sure I am entirely comfortable with a blanket no safety concerns conclusion. I am neither a clinician, nor a pharmacometrician/pharmacologist – so defer to others on how important this is – but I do feel that this needs to be addressed in the discussion and at least commented upon (even if not clinically relevant). </w:t>
      </w:r>
    </w:p>
  </w:comment>
  <w:comment w:id="182" w:author="Kurbatova, Ekaterina (CDC/DDID/NCHHSTP/DTE)" w:date="2023-01-06T18:23:00Z" w:initials="KE(">
    <w:p w14:paraId="34D24DFF" w14:textId="57A2EC3D" w:rsidR="00A04D0A" w:rsidRDefault="00A04D0A">
      <w:pPr>
        <w:pStyle w:val="CommentText"/>
      </w:pPr>
      <w:r>
        <w:rPr>
          <w:rStyle w:val="CommentReference"/>
        </w:rPr>
        <w:annotationRef/>
      </w:r>
      <w:r>
        <w:t xml:space="preserve">I do not think presented analysis provided evidence that RPT dose 1500 mg or 1800 mg would not have safety concerns – the data supported only 1200 mg dose safety results.  </w:t>
      </w:r>
    </w:p>
  </w:comment>
  <w:comment w:id="183" w:author="Chang, Vincent" w:date="2023-01-09T14:40:00Z" w:initials="CV">
    <w:p w14:paraId="6C10AD8E" w14:textId="4E4818C5" w:rsidR="008D5D81" w:rsidRDefault="008D5D81">
      <w:pPr>
        <w:pStyle w:val="CommentText"/>
      </w:pPr>
      <w:r>
        <w:rPr>
          <w:rStyle w:val="CommentReference"/>
        </w:rPr>
        <w:annotationRef/>
      </w:r>
      <w:r>
        <w:rPr>
          <w:rFonts w:ascii="Arial" w:hAnsi="Arial" w:cs="Arial"/>
        </w:rPr>
        <w:t>Added Figure 6, and the following text to the safety discussion paragraph.</w:t>
      </w:r>
      <w:r>
        <w:rPr>
          <w:rFonts w:ascii="Arial" w:hAnsi="Arial" w:cs="Arial"/>
        </w:rPr>
        <w:br/>
      </w:r>
      <w:r>
        <w:rPr>
          <w:rFonts w:ascii="Arial" w:hAnsi="Arial" w:cs="Arial"/>
        </w:rPr>
        <w:br/>
        <w:t>“In combination with dosing simulations, the toxicity concerns of higher rifapentine doses are ameliorated as we found no strong evidence of association between adverse events and high rifapentine exposure and the exposures observed in the higher doses are capped by dose-limiting bioavailability.”</w:t>
      </w:r>
    </w:p>
  </w:comment>
  <w:comment w:id="186" w:author="Kurbatova, Ekaterina (CDC/DDID/NCHHSTP/DTE)" w:date="2023-01-06T18:16:00Z" w:initials="KE(">
    <w:p w14:paraId="1BF442DF" w14:textId="5547ED28" w:rsidR="00F2581D" w:rsidRDefault="00F2581D">
      <w:pPr>
        <w:pStyle w:val="CommentText"/>
      </w:pPr>
      <w:r>
        <w:rPr>
          <w:rStyle w:val="CommentReference"/>
        </w:rPr>
        <w:annotationRef/>
      </w:r>
      <w:r>
        <w:t>Please add this standard Acknowledgments section</w:t>
      </w:r>
    </w:p>
    <w:p w14:paraId="6C61C795" w14:textId="77777777" w:rsidR="00F2581D" w:rsidRDefault="00F2581D">
      <w:pPr>
        <w:pStyle w:val="CommentText"/>
      </w:pPr>
    </w:p>
    <w:p w14:paraId="7C2BC185" w14:textId="77777777" w:rsidR="00F2581D" w:rsidRPr="006D6240" w:rsidRDefault="00F2581D" w:rsidP="00F2581D">
      <w:pPr>
        <w:shd w:val="clear" w:color="auto" w:fill="FFFFFF"/>
        <w:spacing w:line="480" w:lineRule="auto"/>
        <w:rPr>
          <w:rFonts w:ascii="Arial" w:eastAsia="Times New Roman" w:hAnsi="Arial" w:cs="Arial"/>
          <w:b/>
        </w:rPr>
      </w:pPr>
      <w:r w:rsidRPr="006D6240">
        <w:rPr>
          <w:rFonts w:ascii="Arial" w:eastAsia="Times New Roman" w:hAnsi="Arial" w:cs="Arial"/>
          <w:b/>
        </w:rPr>
        <w:t>Acknowledgments</w:t>
      </w:r>
    </w:p>
    <w:p w14:paraId="35AC1782" w14:textId="77777777" w:rsidR="00F2581D" w:rsidRPr="006D6240" w:rsidRDefault="00F2581D" w:rsidP="00F2581D">
      <w:pPr>
        <w:shd w:val="clear" w:color="auto" w:fill="FFFFFF"/>
        <w:spacing w:line="480" w:lineRule="auto"/>
        <w:rPr>
          <w:rFonts w:ascii="Arial" w:eastAsia="Times New Roman" w:hAnsi="Arial" w:cs="Arial"/>
          <w:b/>
        </w:rPr>
      </w:pPr>
    </w:p>
    <w:p w14:paraId="1BAAD7AE" w14:textId="77777777" w:rsidR="00F2581D" w:rsidRPr="006D6240" w:rsidRDefault="00F2581D" w:rsidP="00F2581D">
      <w:pPr>
        <w:shd w:val="clear" w:color="auto" w:fill="FFFFFF"/>
        <w:spacing w:line="480" w:lineRule="auto"/>
        <w:rPr>
          <w:rFonts w:ascii="Arial" w:eastAsia="Times New Roman" w:hAnsi="Arial" w:cs="Arial"/>
          <w:b/>
        </w:rPr>
      </w:pPr>
    </w:p>
    <w:p w14:paraId="0420E789" w14:textId="77777777" w:rsidR="00F2581D" w:rsidRPr="006D6240" w:rsidRDefault="00F2581D" w:rsidP="00F2581D">
      <w:pPr>
        <w:shd w:val="clear" w:color="auto" w:fill="FFFFFF"/>
        <w:spacing w:line="480" w:lineRule="auto"/>
        <w:rPr>
          <w:rFonts w:ascii="Arial" w:eastAsia="Times New Roman" w:hAnsi="Arial" w:cs="Arial"/>
          <w:bCs/>
        </w:rPr>
      </w:pPr>
      <w:r w:rsidRPr="006D6240">
        <w:rPr>
          <w:rFonts w:ascii="Arial" w:eastAsia="Times New Roman" w:hAnsi="Arial" w:cs="Arial"/>
          <w:b/>
        </w:rPr>
        <w:t xml:space="preserve">Conflicts of Interest: </w:t>
      </w:r>
      <w:r w:rsidRPr="006D6240">
        <w:rPr>
          <w:rFonts w:ascii="Arial" w:eastAsia="Times New Roman" w:hAnsi="Arial" w:cs="Arial"/>
          <w:bCs/>
        </w:rPr>
        <w:t>All authors report no conflict of interest with respect to this work.</w:t>
      </w:r>
    </w:p>
    <w:p w14:paraId="7D5F2485" w14:textId="77777777" w:rsidR="00F2581D" w:rsidRPr="006D6240" w:rsidRDefault="00F2581D" w:rsidP="00F2581D">
      <w:pPr>
        <w:shd w:val="clear" w:color="auto" w:fill="FFFFFF"/>
        <w:spacing w:line="480" w:lineRule="auto"/>
        <w:rPr>
          <w:rFonts w:ascii="Arial" w:eastAsia="Times New Roman" w:hAnsi="Arial" w:cs="Arial"/>
        </w:rPr>
      </w:pPr>
    </w:p>
    <w:p w14:paraId="4608F388" w14:textId="77777777" w:rsidR="00F2581D" w:rsidRPr="006D6240" w:rsidRDefault="00F2581D" w:rsidP="00F2581D">
      <w:pPr>
        <w:spacing w:line="480" w:lineRule="auto"/>
        <w:rPr>
          <w:rFonts w:ascii="Arial" w:hAnsi="Arial" w:cs="Arial"/>
        </w:rPr>
      </w:pPr>
      <w:r w:rsidRPr="006D6240">
        <w:rPr>
          <w:rFonts w:ascii="Arial" w:eastAsia="Times New Roman" w:hAnsi="Arial" w:cs="Arial"/>
          <w:b/>
        </w:rPr>
        <w:t xml:space="preserve">Funding: </w:t>
      </w:r>
      <w:r w:rsidRPr="006D6240">
        <w:rPr>
          <w:rFonts w:ascii="Arial" w:hAnsi="Arial" w:cs="Arial"/>
        </w:rPr>
        <w:t xml:space="preserve">Funding support for this trial was provided by the U.S. Centers for Disease Control and Prevention, National Center for HIV/AIDS, Viral Hepatitis, STD, and TB Prevention, Division of Tuberculosis Elimination; and by the National Institute of Allergy and Infectious Diseases of the National Institutes of Health under Award Numbers UM1 AI068634, UM1 AI068636 and UM1 AI106701. </w:t>
      </w:r>
    </w:p>
    <w:p w14:paraId="607393ED" w14:textId="77777777" w:rsidR="00F2581D" w:rsidRPr="006D6240" w:rsidRDefault="00F2581D" w:rsidP="00F2581D">
      <w:pPr>
        <w:shd w:val="clear" w:color="auto" w:fill="FFFFFF"/>
        <w:spacing w:line="480" w:lineRule="auto"/>
        <w:rPr>
          <w:rFonts w:ascii="Arial" w:eastAsia="Times New Roman" w:hAnsi="Arial" w:cs="Arial"/>
          <w:b/>
        </w:rPr>
      </w:pPr>
      <w:r w:rsidRPr="006D6240">
        <w:rPr>
          <w:rFonts w:ascii="Arial" w:hAnsi="Arial" w:cs="Arial"/>
        </w:rPr>
        <w:t xml:space="preserve">Sanofi (Paris, France, and Bridgewater, New Jersey, USA) donated rifapentine and all other study drugs, supported shipping of study drugs to all sites, and provided funding support for pharmacokinetic testing and preparation of the final Clinical Study in this collaborative study. </w:t>
      </w:r>
    </w:p>
    <w:p w14:paraId="4CFEDE0A" w14:textId="77777777" w:rsidR="00F2581D" w:rsidRPr="006D6240" w:rsidRDefault="00F2581D" w:rsidP="00F2581D">
      <w:pPr>
        <w:spacing w:line="480" w:lineRule="auto"/>
        <w:rPr>
          <w:rFonts w:ascii="Arial" w:hAnsi="Arial" w:cs="Arial"/>
        </w:rPr>
      </w:pPr>
    </w:p>
    <w:p w14:paraId="6898F188" w14:textId="77777777" w:rsidR="00F2581D" w:rsidRPr="006D6240" w:rsidRDefault="00F2581D" w:rsidP="00F2581D">
      <w:pPr>
        <w:spacing w:line="480" w:lineRule="auto"/>
        <w:rPr>
          <w:rFonts w:ascii="Arial" w:hAnsi="Arial" w:cs="Arial"/>
          <w:b/>
          <w:bCs/>
        </w:rPr>
      </w:pPr>
      <w:r w:rsidRPr="006D6240">
        <w:rPr>
          <w:rFonts w:ascii="Arial" w:hAnsi="Arial" w:cs="Arial"/>
          <w:b/>
          <w:bCs/>
        </w:rPr>
        <w:t>Acknowledgments</w:t>
      </w:r>
    </w:p>
    <w:p w14:paraId="4E76EEAF" w14:textId="77777777" w:rsidR="00F2581D" w:rsidRPr="006D6240" w:rsidRDefault="00F2581D" w:rsidP="00F2581D">
      <w:pPr>
        <w:spacing w:line="480" w:lineRule="auto"/>
        <w:rPr>
          <w:rFonts w:ascii="Arial" w:hAnsi="Arial" w:cs="Arial"/>
        </w:rPr>
      </w:pPr>
      <w:r w:rsidRPr="006D6240">
        <w:rPr>
          <w:rFonts w:ascii="Arial" w:hAnsi="Arial" w:cs="Arial"/>
        </w:rPr>
        <w:t>We are grateful to the study participants who contributed their time to this trial and site and local TB program staff who assisted in the clinical management of study participants. Support from Lara Hosey, clinical trials specialist, Richard Hafner, DAIDS medical officer, Kristine Coughlin, data manager, Akbar Shahkolahi, international program specialist, and Christopher Lane, laboratory technologist is also appreciated. We thank Phil LoBue, Carla Winston and Jonathan Mermin for continued support of the TBTC within the CDC; Westat, Inc and PPD, Inc for on-site monitoring.</w:t>
      </w:r>
    </w:p>
    <w:p w14:paraId="43AF8837" w14:textId="77777777" w:rsidR="00F2581D" w:rsidRPr="006D6240" w:rsidRDefault="00F2581D" w:rsidP="00F2581D">
      <w:pPr>
        <w:spacing w:line="480" w:lineRule="auto"/>
        <w:rPr>
          <w:rFonts w:ascii="Arial" w:hAnsi="Arial" w:cs="Arial"/>
          <w:b/>
        </w:rPr>
      </w:pPr>
    </w:p>
    <w:p w14:paraId="40097B40" w14:textId="77777777" w:rsidR="00F2581D" w:rsidRPr="006D6240" w:rsidRDefault="00F2581D" w:rsidP="00F2581D">
      <w:pPr>
        <w:spacing w:line="480" w:lineRule="auto"/>
        <w:rPr>
          <w:rFonts w:ascii="Arial" w:hAnsi="Arial" w:cs="Arial"/>
        </w:rPr>
      </w:pPr>
      <w:r w:rsidRPr="006D6240">
        <w:rPr>
          <w:rFonts w:ascii="Arial" w:hAnsi="Arial" w:cs="Arial"/>
          <w:b/>
        </w:rPr>
        <w:t xml:space="preserve">Consortium Identifiers: </w:t>
      </w:r>
      <w:r w:rsidRPr="006D6240">
        <w:rPr>
          <w:rFonts w:ascii="Arial" w:hAnsi="Arial" w:cs="Arial"/>
        </w:rPr>
        <w:t>Tuberculosis Trials Consortium Study 31. AIDS Clinical Trials Group A5349</w:t>
      </w:r>
    </w:p>
    <w:p w14:paraId="46CA14DA" w14:textId="77777777" w:rsidR="00F2581D" w:rsidRPr="006D6240" w:rsidRDefault="00F2581D" w:rsidP="00F2581D">
      <w:pPr>
        <w:spacing w:line="480" w:lineRule="auto"/>
        <w:rPr>
          <w:rFonts w:ascii="Arial" w:hAnsi="Arial" w:cs="Arial"/>
          <w:b/>
        </w:rPr>
      </w:pPr>
    </w:p>
    <w:p w14:paraId="518EB76D" w14:textId="77777777" w:rsidR="00F2581D" w:rsidRPr="006D6240" w:rsidRDefault="00F2581D" w:rsidP="00F2581D">
      <w:pPr>
        <w:spacing w:line="480" w:lineRule="auto"/>
        <w:rPr>
          <w:rFonts w:ascii="Arial" w:hAnsi="Arial" w:cs="Arial"/>
          <w:b/>
        </w:rPr>
      </w:pPr>
      <w:r w:rsidRPr="006D6240">
        <w:rPr>
          <w:rFonts w:ascii="Arial" w:hAnsi="Arial" w:cs="Arial"/>
          <w:b/>
        </w:rPr>
        <w:t xml:space="preserve">Disclaimer </w:t>
      </w:r>
    </w:p>
    <w:p w14:paraId="6B1FAE55" w14:textId="77777777" w:rsidR="00F2581D" w:rsidRPr="006D6240" w:rsidRDefault="00F2581D" w:rsidP="00F2581D">
      <w:pPr>
        <w:spacing w:line="480" w:lineRule="auto"/>
        <w:rPr>
          <w:rFonts w:ascii="Arial" w:hAnsi="Arial" w:cs="Arial"/>
        </w:rPr>
      </w:pPr>
      <w:r w:rsidRPr="006D6240">
        <w:rPr>
          <w:rFonts w:ascii="Arial" w:hAnsi="Arial" w:cs="Arial"/>
        </w:rPr>
        <w:t>The contents of this report are solely the responsibility of the authors and do not necessarily represent the official views of the Centers for Disease Control and Prevention (CDC), the National Institute of Allergy and Infectious Diseases, or the U.S. Department of Health and Human Services.</w:t>
      </w:r>
    </w:p>
    <w:p w14:paraId="396FD5A3" w14:textId="77777777" w:rsidR="00F2581D" w:rsidRPr="006D6240" w:rsidRDefault="00F2581D" w:rsidP="00F2581D">
      <w:pPr>
        <w:spacing w:line="480" w:lineRule="auto"/>
        <w:rPr>
          <w:rFonts w:ascii="Arial" w:hAnsi="Arial" w:cs="Arial"/>
        </w:rPr>
      </w:pPr>
    </w:p>
    <w:p w14:paraId="12639147" w14:textId="77777777" w:rsidR="00F2581D" w:rsidRPr="006D6240" w:rsidRDefault="00F2581D" w:rsidP="00F2581D">
      <w:pPr>
        <w:spacing w:line="480" w:lineRule="auto"/>
        <w:rPr>
          <w:rFonts w:ascii="Arial" w:hAnsi="Arial" w:cs="Arial"/>
          <w:b/>
        </w:rPr>
      </w:pPr>
    </w:p>
    <w:p w14:paraId="10C91A13" w14:textId="77777777" w:rsidR="00F2581D" w:rsidRPr="006D6240" w:rsidRDefault="00F2581D" w:rsidP="00F2581D">
      <w:pPr>
        <w:spacing w:line="480" w:lineRule="auto"/>
        <w:rPr>
          <w:rFonts w:ascii="Arial" w:hAnsi="Arial" w:cs="Arial"/>
          <w:b/>
        </w:rPr>
      </w:pPr>
      <w:r w:rsidRPr="006D6240">
        <w:rPr>
          <w:rFonts w:ascii="Arial" w:hAnsi="Arial" w:cs="Arial"/>
          <w:b/>
        </w:rPr>
        <w:t>Declaration of conflicting interests</w:t>
      </w:r>
    </w:p>
    <w:p w14:paraId="0DFA171C" w14:textId="77777777" w:rsidR="00F2581D" w:rsidRPr="006D6240" w:rsidRDefault="00F2581D" w:rsidP="00F2581D">
      <w:pPr>
        <w:spacing w:line="480" w:lineRule="auto"/>
        <w:rPr>
          <w:rFonts w:ascii="Arial" w:hAnsi="Arial" w:cs="Arial"/>
        </w:rPr>
      </w:pPr>
      <w:r w:rsidRPr="006D6240">
        <w:rPr>
          <w:rFonts w:ascii="Arial" w:hAnsi="Arial" w:cs="Arial"/>
        </w:rPr>
        <w:t>The authorship team members have declared any potential conflicts of interest with respect to the research, authorship, and/or publication of this article. Sanofi commercial interests did not influence the study design; the collection, analysis, or interpretation of data; the preparation of this manuscript; or the decision to submit this manuscript for publication.  A Sanofi technical expert served on the protocol team.</w:t>
      </w:r>
    </w:p>
    <w:p w14:paraId="4E55363B" w14:textId="77777777" w:rsidR="00F2581D" w:rsidRPr="006D6240" w:rsidRDefault="00F2581D" w:rsidP="00F2581D">
      <w:pPr>
        <w:spacing w:line="480" w:lineRule="auto"/>
        <w:ind w:left="720"/>
        <w:rPr>
          <w:rFonts w:ascii="Arial" w:hAnsi="Arial" w:cs="Arial"/>
        </w:rPr>
      </w:pPr>
    </w:p>
    <w:p w14:paraId="360E63F4" w14:textId="77777777" w:rsidR="00F2581D" w:rsidRPr="006D6240" w:rsidRDefault="00F2581D" w:rsidP="00F2581D">
      <w:pPr>
        <w:spacing w:line="480" w:lineRule="auto"/>
        <w:rPr>
          <w:rFonts w:ascii="Arial" w:hAnsi="Arial" w:cs="Arial"/>
          <w:b/>
        </w:rPr>
      </w:pPr>
      <w:r w:rsidRPr="006D6240">
        <w:rPr>
          <w:rFonts w:ascii="Arial" w:hAnsi="Arial" w:cs="Arial"/>
          <w:b/>
        </w:rPr>
        <w:t xml:space="preserve">Ethical Approval </w:t>
      </w:r>
    </w:p>
    <w:p w14:paraId="611D5E68" w14:textId="77777777" w:rsidR="00F2581D" w:rsidRPr="006D6240" w:rsidRDefault="00F2581D" w:rsidP="00F2581D">
      <w:pPr>
        <w:spacing w:line="480" w:lineRule="auto"/>
        <w:rPr>
          <w:rFonts w:ascii="Arial" w:hAnsi="Arial" w:cs="Arial"/>
        </w:rPr>
      </w:pPr>
      <w:r w:rsidRPr="006D6240">
        <w:rPr>
          <w:rFonts w:ascii="Arial" w:hAnsi="Arial" w:cs="Arial"/>
        </w:rPr>
        <w:t xml:space="preserve">The trial was approved by the U.S. CDC Institutional Review Board (IRB). Each participating institution provided for the review and approval of this protocol and its informed consent documents by a local IRB or ethics committee or relied formally on the U.S. CDC IRB approval </w:t>
      </w:r>
    </w:p>
    <w:p w14:paraId="3EBBA2A8" w14:textId="77777777" w:rsidR="00F2581D" w:rsidRPr="006D6240" w:rsidRDefault="00F2581D" w:rsidP="00F2581D">
      <w:pPr>
        <w:spacing w:line="480" w:lineRule="auto"/>
        <w:ind w:left="720"/>
        <w:rPr>
          <w:rFonts w:ascii="Arial" w:hAnsi="Arial" w:cs="Arial"/>
          <w:b/>
        </w:rPr>
      </w:pPr>
    </w:p>
    <w:p w14:paraId="3F5BEFEE" w14:textId="77777777" w:rsidR="00F2581D" w:rsidRPr="006D6240" w:rsidRDefault="00F2581D" w:rsidP="00F2581D">
      <w:pPr>
        <w:spacing w:line="480" w:lineRule="auto"/>
        <w:rPr>
          <w:rFonts w:ascii="Arial" w:hAnsi="Arial" w:cs="Arial"/>
        </w:rPr>
      </w:pPr>
      <w:r w:rsidRPr="006D6240">
        <w:rPr>
          <w:rFonts w:ascii="Arial" w:hAnsi="Arial" w:cs="Arial"/>
          <w:b/>
        </w:rPr>
        <w:t xml:space="preserve">FDA IND Number: </w:t>
      </w:r>
      <w:r w:rsidRPr="006D6240">
        <w:rPr>
          <w:rFonts w:ascii="Arial" w:hAnsi="Arial" w:cs="Arial"/>
        </w:rPr>
        <w:t>46,954.</w:t>
      </w:r>
    </w:p>
    <w:p w14:paraId="451062B0" w14:textId="77777777" w:rsidR="00F2581D" w:rsidRPr="006D6240" w:rsidRDefault="00F2581D" w:rsidP="00F2581D">
      <w:pPr>
        <w:spacing w:line="480" w:lineRule="auto"/>
        <w:rPr>
          <w:rFonts w:ascii="Arial" w:hAnsi="Arial" w:cs="Arial"/>
          <w:bCs/>
          <w:iCs/>
        </w:rPr>
      </w:pPr>
      <w:r w:rsidRPr="006D6240">
        <w:rPr>
          <w:rFonts w:ascii="Arial" w:hAnsi="Arial" w:cs="Arial"/>
          <w:b/>
        </w:rPr>
        <w:t xml:space="preserve">IND Sponsor: </w:t>
      </w:r>
      <w:r w:rsidRPr="006D6240">
        <w:rPr>
          <w:rFonts w:ascii="Arial" w:hAnsi="Arial" w:cs="Arial"/>
        </w:rPr>
        <w:t xml:space="preserve">U.S. </w:t>
      </w:r>
      <w:r w:rsidRPr="006D6240">
        <w:rPr>
          <w:rFonts w:ascii="Arial" w:hAnsi="Arial" w:cs="Arial"/>
          <w:bCs/>
          <w:iCs/>
        </w:rPr>
        <w:t xml:space="preserve">Centers for Disease Control and Prevention. </w:t>
      </w:r>
    </w:p>
    <w:p w14:paraId="793BDB76" w14:textId="20A6E2FD" w:rsidR="00F2581D" w:rsidRDefault="00F2581D" w:rsidP="00F2581D">
      <w:pPr>
        <w:pStyle w:val="CommentText"/>
      </w:pPr>
      <w:r w:rsidRPr="006D6240">
        <w:rPr>
          <w:rFonts w:ascii="Arial" w:hAnsi="Arial" w:cs="Arial"/>
          <w:b/>
          <w:bCs/>
        </w:rPr>
        <w:t xml:space="preserve">ClinicalTrials.gov Identifier: </w:t>
      </w:r>
      <w:r w:rsidRPr="006D6240">
        <w:rPr>
          <w:rFonts w:ascii="Arial" w:hAnsi="Arial" w:cs="Arial"/>
        </w:rPr>
        <w:t>NCT02410772.</w:t>
      </w:r>
    </w:p>
  </w:comment>
  <w:comment w:id="199" w:author="Kurbatova, Ekaterina (CDC/DDID/NCHHSTP/DTE)" w:date="2023-01-06T18:14:00Z" w:initials="KE(">
    <w:p w14:paraId="4D67589E" w14:textId="18AC3D17" w:rsidR="00F2581D" w:rsidRDefault="00F2581D">
      <w:pPr>
        <w:pStyle w:val="CommentText"/>
      </w:pPr>
      <w:r>
        <w:rPr>
          <w:rStyle w:val="CommentReference"/>
        </w:rPr>
        <w:annotationRef/>
      </w:r>
      <w:r>
        <w:t xml:space="preserve">Delete. </w:t>
      </w:r>
    </w:p>
  </w:comment>
  <w:comment w:id="238" w:author="Phillips, Patrick" w:date="2023-01-13T11:24:00Z" w:initials="PP">
    <w:p w14:paraId="34B2172C" w14:textId="77777777" w:rsidR="00C23FDF" w:rsidRDefault="00C23FDF" w:rsidP="00C256E3">
      <w:pPr>
        <w:pStyle w:val="CommentText"/>
      </w:pPr>
      <w:r>
        <w:rPr>
          <w:rStyle w:val="CommentReference"/>
        </w:rPr>
        <w:annotationRef/>
      </w:r>
      <w:r>
        <w:t>Check reference 7, missing date?</w:t>
      </w:r>
    </w:p>
  </w:comment>
  <w:comment w:id="239" w:author="Kurbatova, Ekaterina (CDC/DDID/NCHHSTP/DTE)" w:date="2023-01-06T17:27:00Z" w:initials="KE(">
    <w:p w14:paraId="5E4096F3" w14:textId="77777777" w:rsidR="007D6CE0" w:rsidRDefault="002274E2">
      <w:pPr>
        <w:pStyle w:val="CommentText"/>
      </w:pPr>
      <w:r>
        <w:rPr>
          <w:rStyle w:val="CommentReference"/>
        </w:rPr>
        <w:annotationRef/>
      </w:r>
      <w:r w:rsidR="007D6CE0">
        <w:t>I suggest to add a sentence from Supplement as a footnote here:</w:t>
      </w:r>
    </w:p>
    <w:p w14:paraId="7B4897C5" w14:textId="77777777" w:rsidR="007D6CE0" w:rsidRDefault="007D6CE0">
      <w:pPr>
        <w:pStyle w:val="CommentText"/>
      </w:pPr>
    </w:p>
    <w:p w14:paraId="4373F61D" w14:textId="77777777" w:rsidR="007D6CE0" w:rsidRDefault="007D6CE0">
      <w:pPr>
        <w:pStyle w:val="CommentText"/>
      </w:pPr>
      <w:r>
        <w:t>“</w:t>
      </w:r>
      <w:r w:rsidRPr="007D6CE0">
        <w:t>For the 93 participants missing PK sampling in the safety population and 67 participants missing PK sampling in the microbiologically eligible population receiving rifapentine, their AUC0-24,ss and Cmax were imputed as 50th to 95th percentile values.</w:t>
      </w:r>
      <w:r>
        <w:t>”</w:t>
      </w:r>
    </w:p>
    <w:p w14:paraId="57FF4F3F" w14:textId="77777777" w:rsidR="007D6CE0" w:rsidRDefault="007D6CE0">
      <w:pPr>
        <w:pStyle w:val="CommentText"/>
      </w:pPr>
    </w:p>
    <w:p w14:paraId="5A05375F" w14:textId="52E92459" w:rsidR="007D6CE0" w:rsidRDefault="007D6CE0">
      <w:pPr>
        <w:pStyle w:val="CommentText"/>
      </w:pPr>
      <w:r>
        <w:t xml:space="preserve">(as when I saw this table I had a question of </w:t>
      </w:r>
      <w:r w:rsidR="002274E2">
        <w:t xml:space="preserve">numbers for safety population be presented for </w:t>
      </w:r>
      <w:r>
        <w:t>participants included in PK sampling).</w:t>
      </w:r>
    </w:p>
  </w:comment>
  <w:comment w:id="240" w:author="Phillips, Patrick" w:date="2023-01-13T12:47:00Z" w:initials="PP">
    <w:p w14:paraId="260564FB" w14:textId="77777777" w:rsidR="00F11443" w:rsidRDefault="00F11443" w:rsidP="00AC20F2">
      <w:pPr>
        <w:pStyle w:val="CommentText"/>
      </w:pPr>
      <w:r>
        <w:rPr>
          <w:rStyle w:val="CommentReference"/>
        </w:rPr>
        <w:annotationRef/>
      </w:r>
      <w:r>
        <w:t>Does it not make sense to include simple median AUC and  Cmax and quartiles in this table? Or are simple statistics of AUC and Cmax in another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A66151" w15:done="0"/>
  <w15:commentEx w15:paraId="1EA29EB1" w15:done="0"/>
  <w15:commentEx w15:paraId="7B3744B2" w15:done="0"/>
  <w15:commentEx w15:paraId="136EE15B" w15:done="0"/>
  <w15:commentEx w15:paraId="510648A9" w15:done="0"/>
  <w15:commentEx w15:paraId="2DC57091" w15:done="0"/>
  <w15:commentEx w15:paraId="55B9060E" w15:done="0"/>
  <w15:commentEx w15:paraId="7386A883" w15:done="0"/>
  <w15:commentEx w15:paraId="56A24EA7" w15:paraIdParent="7386A883" w15:done="0"/>
  <w15:commentEx w15:paraId="66EA81B6" w15:done="0"/>
  <w15:commentEx w15:paraId="1A6BC1EB" w15:done="0"/>
  <w15:commentEx w15:paraId="30F364A1" w15:done="0"/>
  <w15:commentEx w15:paraId="0B214FFD" w15:done="0"/>
  <w15:commentEx w15:paraId="7567EC7A" w15:done="0"/>
  <w15:commentEx w15:paraId="52E37CDB" w15:done="0"/>
  <w15:commentEx w15:paraId="459DC770" w15:done="0"/>
  <w15:commentEx w15:paraId="288EDE9C" w15:done="0"/>
  <w15:commentEx w15:paraId="4DD4131A" w15:paraIdParent="288EDE9C" w15:done="0"/>
  <w15:commentEx w15:paraId="05326ABC" w15:done="0"/>
  <w15:commentEx w15:paraId="7DC07298" w15:done="0"/>
  <w15:commentEx w15:paraId="73A3D481" w15:done="0"/>
  <w15:commentEx w15:paraId="301BA987" w15:done="0"/>
  <w15:commentEx w15:paraId="1096D11C" w15:done="0"/>
  <w15:commentEx w15:paraId="771329DF" w15:done="0"/>
  <w15:commentEx w15:paraId="4AAE1480" w15:paraIdParent="771329DF" w15:done="0"/>
  <w15:commentEx w15:paraId="3925A177" w15:paraIdParent="771329DF" w15:done="0"/>
  <w15:commentEx w15:paraId="5A74BB30" w15:done="0"/>
  <w15:commentEx w15:paraId="426FCE26" w15:paraIdParent="5A74BB30" w15:done="0"/>
  <w15:commentEx w15:paraId="0501C317" w15:paraIdParent="5A74BB30" w15:done="0"/>
  <w15:commentEx w15:paraId="2BAB93D4" w15:done="0"/>
  <w15:commentEx w15:paraId="410CDD91" w15:done="0"/>
  <w15:commentEx w15:paraId="3F92DD0D" w15:done="0"/>
  <w15:commentEx w15:paraId="035E76EE" w15:done="0"/>
  <w15:commentEx w15:paraId="2736BDA7" w15:done="0"/>
  <w15:commentEx w15:paraId="6926CDEB" w15:done="0"/>
  <w15:commentEx w15:paraId="7064F199" w15:done="0"/>
  <w15:commentEx w15:paraId="2140FDA9" w15:done="0"/>
  <w15:commentEx w15:paraId="4628034B" w15:done="0"/>
  <w15:commentEx w15:paraId="52B8E15D" w15:done="0"/>
  <w15:commentEx w15:paraId="3B2A3C33" w15:done="0"/>
  <w15:commentEx w15:paraId="7BDFA43D" w15:done="0"/>
  <w15:commentEx w15:paraId="1C4D7A8F" w15:done="0"/>
  <w15:commentEx w15:paraId="1CFF3724" w15:done="0"/>
  <w15:commentEx w15:paraId="273D88FB" w15:done="0"/>
  <w15:commentEx w15:paraId="3044A6EE" w15:done="0"/>
  <w15:commentEx w15:paraId="6B80ADE9" w15:done="1"/>
  <w15:commentEx w15:paraId="3BCA9449" w15:done="0"/>
  <w15:commentEx w15:paraId="11E21AF1" w15:done="0"/>
  <w15:commentEx w15:paraId="567811B6" w15:done="0"/>
  <w15:commentEx w15:paraId="3E80CF28" w15:done="0"/>
  <w15:commentEx w15:paraId="34D24DFF" w15:done="0"/>
  <w15:commentEx w15:paraId="6C10AD8E" w15:paraIdParent="34D24DFF" w15:done="0"/>
  <w15:commentEx w15:paraId="793BDB76" w15:done="0"/>
  <w15:commentEx w15:paraId="4D67589E" w15:done="0"/>
  <w15:commentEx w15:paraId="34B2172C" w15:done="0"/>
  <w15:commentEx w15:paraId="5A05375F" w15:done="0"/>
  <w15:commentEx w15:paraId="260564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BB80D" w16cex:dateUtc="2023-01-13T18:59:00Z"/>
  <w16cex:commentExtensible w16cex:durableId="2762E611" w16cex:dateUtc="2023-01-06T23:25:00Z"/>
  <w16cex:commentExtensible w16cex:durableId="2762A661" w16cex:dateUtc="2023-01-06T18:53:00Z"/>
  <w16cex:commentExtensible w16cex:durableId="276BCCEF" w16cex:dateUtc="2023-01-13T20:28:00Z"/>
  <w16cex:commentExtensible w16cex:durableId="2762AA3C" w16cex:dateUtc="2023-01-06T19:10:00Z"/>
  <w16cex:commentExtensible w16cex:durableId="276BD029" w16cex:dateUtc="2023-01-13T20:42:00Z"/>
  <w16cex:commentExtensible w16cex:durableId="2762A6C5" w16cex:dateUtc="2023-01-06T18:55:00Z"/>
  <w16cex:commentExtensible w16cex:durableId="2762A8BD" w16cex:dateUtc="2023-01-06T19:03:00Z"/>
  <w16cex:commentExtensible w16cex:durableId="276BB8B0" w16cex:dateUtc="2023-01-13T19:02:00Z"/>
  <w16cex:commentExtensible w16cex:durableId="2762AAA3" w16cex:dateUtc="2023-01-06T19:11:00Z"/>
  <w16cex:commentExtensible w16cex:durableId="2762AAB5" w16cex:dateUtc="2023-01-06T19:12:00Z"/>
  <w16cex:commentExtensible w16cex:durableId="2762ABC0" w16cex:dateUtc="2023-01-06T19:16:00Z"/>
  <w16cex:commentExtensible w16cex:durableId="2762ABF3" w16cex:dateUtc="2023-01-06T19:17:00Z"/>
  <w16cex:commentExtensible w16cex:durableId="276BBE4A" w16cex:dateUtc="2023-01-13T19:26:00Z"/>
  <w16cex:commentExtensible w16cex:durableId="2762AC8C" w16cex:dateUtc="2023-01-06T19:19:00Z"/>
  <w16cex:commentExtensible w16cex:durableId="276BBEED" w16cex:dateUtc="2023-01-13T19:28:00Z"/>
  <w16cex:commentExtensible w16cex:durableId="2762ACD1" w16cex:dateUtc="2023-01-06T19:21:00Z"/>
  <w16cex:commentExtensible w16cex:durableId="276BBF07" w16cex:dateUtc="2023-01-13T19:29:00Z"/>
  <w16cex:commentExtensible w16cex:durableId="276BBF4F" w16cex:dateUtc="2023-01-13T19:30:00Z"/>
  <w16cex:commentExtensible w16cex:durableId="2762AF7F" w16cex:dateUtc="2023-01-06T19:32:00Z"/>
  <w16cex:commentExtensible w16cex:durableId="276BBF86" w16cex:dateUtc="2023-01-13T19:31:00Z"/>
  <w16cex:commentExtensible w16cex:durableId="2762AFF1" w16cex:dateUtc="2023-01-06T19:34:00Z"/>
  <w16cex:commentExtensible w16cex:durableId="2762AFFC" w16cex:dateUtc="2023-01-06T19:34:00Z"/>
  <w16cex:commentExtensible w16cex:durableId="2762B036" w16cex:dateUtc="2023-01-06T19:35:00Z"/>
  <w16cex:commentExtensible w16cex:durableId="27710070" w16cex:dateUtc="2023-01-09T19:27:00Z"/>
  <w16cex:commentExtensible w16cex:durableId="276BC20F" w16cex:dateUtc="2023-01-13T19:42:00Z"/>
  <w16cex:commentExtensible w16cex:durableId="2747147E" w16cex:dateUtc="2022-12-16T20:59:00Z"/>
  <w16cex:commentExtensible w16cex:durableId="2762B0E6" w16cex:dateUtc="2023-01-06T19:38:00Z"/>
  <w16cex:commentExtensible w16cex:durableId="2766A5FE" w16cex:dateUtc="2023-01-09T22:41:00Z"/>
  <w16cex:commentExtensible w16cex:durableId="276BC437" w16cex:dateUtc="2023-01-13T19:51:00Z"/>
  <w16cex:commentExtensible w16cex:durableId="276BC4F0" w16cex:dateUtc="2023-01-13T19:54:00Z"/>
  <w16cex:commentExtensible w16cex:durableId="2762D651" w16cex:dateUtc="2023-01-06T22:18:00Z"/>
  <w16cex:commentExtensible w16cex:durableId="276BC356" w16cex:dateUtc="2023-01-13T19:47:00Z"/>
  <w16cex:commentExtensible w16cex:durableId="2762B097" w16cex:dateUtc="2023-01-06T19:37:00Z"/>
  <w16cex:commentExtensible w16cex:durableId="2762D777" w16cex:dateUtc="2023-01-06T22:23:00Z"/>
  <w16cex:commentExtensible w16cex:durableId="276BC75E" w16cex:dateUtc="2023-01-13T20:04:00Z"/>
  <w16cex:commentExtensible w16cex:durableId="276BD05A" w16cex:dateUtc="2023-01-13T20:43:00Z"/>
  <w16cex:commentExtensible w16cex:durableId="2762E461" w16cex:dateUtc="2023-01-06T23:18:00Z"/>
  <w16cex:commentExtensible w16cex:durableId="276BC67C" w16cex:dateUtc="2023-01-13T20:01:00Z"/>
  <w16cex:commentExtensible w16cex:durableId="276BC713" w16cex:dateUtc="2023-01-13T20:03:00Z"/>
  <w16cex:commentExtensible w16cex:durableId="2762E141" w16cex:dateUtc="2023-01-06T23:04:00Z"/>
  <w16cex:commentExtensible w16cex:durableId="276BC551" w16cex:dateUtc="2023-01-13T19:56:00Z"/>
  <w16cex:commentExtensible w16cex:durableId="2762E268" w16cex:dateUtc="2023-01-06T23:09:00Z"/>
  <w16cex:commentExtensible w16cex:durableId="276BCA65" w16cex:dateUtc="2023-01-13T20:17:00Z"/>
  <w16cex:commentExtensible w16cex:durableId="276BCB26" w16cex:dateUtc="2023-01-13T20:20:00Z"/>
  <w16cex:commentExtensible w16cex:durableId="2762E308" w16cex:dateUtc="2023-01-06T23:12:00Z"/>
  <w16cex:commentExtensible w16cex:durableId="2762E330" w16cex:dateUtc="2023-01-06T23:13:00Z"/>
  <w16cex:commentExtensible w16cex:durableId="2762E350" w16cex:dateUtc="2023-01-06T23:13:00Z"/>
  <w16cex:commentExtensible w16cex:durableId="276BCC58" w16cex:dateUtc="2023-01-13T20:26:00Z"/>
  <w16cex:commentExtensible w16cex:durableId="276BD2C3" w16cex:dateUtc="2023-01-13T20:53:00Z"/>
  <w16cex:commentExtensible w16cex:durableId="2762E59D" w16cex:dateUtc="2023-01-06T23:23:00Z"/>
  <w16cex:commentExtensible w16cex:durableId="2766A5E8" w16cex:dateUtc="2023-01-09T22:40:00Z"/>
  <w16cex:commentExtensible w16cex:durableId="2762E3F4" w16cex:dateUtc="2023-01-06T23:16:00Z"/>
  <w16cex:commentExtensible w16cex:durableId="2762E39B" w16cex:dateUtc="2023-01-06T23:14:00Z"/>
  <w16cex:commentExtensible w16cex:durableId="276BBE03" w16cex:dateUtc="2023-01-13T19:24:00Z"/>
  <w16cex:commentExtensible w16cex:durableId="2762D89C" w16cex:dateUtc="2023-01-06T22:27:00Z"/>
  <w16cex:commentExtensible w16cex:durableId="276BD14E" w16cex:dateUtc="2023-01-13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A66151" w16cid:durableId="276BB80D"/>
  <w16cid:commentId w16cid:paraId="1EA29EB1" w16cid:durableId="2762E611"/>
  <w16cid:commentId w16cid:paraId="7B3744B2" w16cid:durableId="2762A661"/>
  <w16cid:commentId w16cid:paraId="136EE15B" w16cid:durableId="276BCCEF"/>
  <w16cid:commentId w16cid:paraId="510648A9" w16cid:durableId="2762AA3C"/>
  <w16cid:commentId w16cid:paraId="2DC57091" w16cid:durableId="276BD029"/>
  <w16cid:commentId w16cid:paraId="55B9060E" w16cid:durableId="2762A6C5"/>
  <w16cid:commentId w16cid:paraId="7386A883" w16cid:durableId="2762A8BD"/>
  <w16cid:commentId w16cid:paraId="56A24EA7" w16cid:durableId="276BB8B0"/>
  <w16cid:commentId w16cid:paraId="66EA81B6" w16cid:durableId="2762AAA3"/>
  <w16cid:commentId w16cid:paraId="1A6BC1EB" w16cid:durableId="2762AAB5"/>
  <w16cid:commentId w16cid:paraId="30F364A1" w16cid:durableId="2762ABC0"/>
  <w16cid:commentId w16cid:paraId="0B214FFD" w16cid:durableId="2762ABF3"/>
  <w16cid:commentId w16cid:paraId="7567EC7A" w16cid:durableId="276BBE4A"/>
  <w16cid:commentId w16cid:paraId="52E37CDB" w16cid:durableId="2762AC8C"/>
  <w16cid:commentId w16cid:paraId="459DC770" w16cid:durableId="276BBEED"/>
  <w16cid:commentId w16cid:paraId="288EDE9C" w16cid:durableId="2762ACD1"/>
  <w16cid:commentId w16cid:paraId="4DD4131A" w16cid:durableId="276BBF07"/>
  <w16cid:commentId w16cid:paraId="05326ABC" w16cid:durableId="276BBF4F"/>
  <w16cid:commentId w16cid:paraId="7DC07298" w16cid:durableId="2762AF7F"/>
  <w16cid:commentId w16cid:paraId="73A3D481" w16cid:durableId="276BBF86"/>
  <w16cid:commentId w16cid:paraId="301BA987" w16cid:durableId="2762AFF1"/>
  <w16cid:commentId w16cid:paraId="1096D11C" w16cid:durableId="2762AFFC"/>
  <w16cid:commentId w16cid:paraId="771329DF" w16cid:durableId="2762B036"/>
  <w16cid:commentId w16cid:paraId="4AAE1480" w16cid:durableId="27710070"/>
  <w16cid:commentId w16cid:paraId="3925A177" w16cid:durableId="276BC20F"/>
  <w16cid:commentId w16cid:paraId="5A74BB30" w16cid:durableId="2747147E"/>
  <w16cid:commentId w16cid:paraId="426FCE26" w16cid:durableId="2762B0E6"/>
  <w16cid:commentId w16cid:paraId="0501C317" w16cid:durableId="2766A5FE"/>
  <w16cid:commentId w16cid:paraId="2BAB93D4" w16cid:durableId="276BC437"/>
  <w16cid:commentId w16cid:paraId="410CDD91" w16cid:durableId="276BC4F0"/>
  <w16cid:commentId w16cid:paraId="3F92DD0D" w16cid:durableId="2762D651"/>
  <w16cid:commentId w16cid:paraId="035E76EE" w16cid:durableId="276BC356"/>
  <w16cid:commentId w16cid:paraId="2736BDA7" w16cid:durableId="2762B097"/>
  <w16cid:commentId w16cid:paraId="6926CDEB" w16cid:durableId="2762D777"/>
  <w16cid:commentId w16cid:paraId="7064F199" w16cid:durableId="276BC75E"/>
  <w16cid:commentId w16cid:paraId="2140FDA9" w16cid:durableId="276BD05A"/>
  <w16cid:commentId w16cid:paraId="4628034B" w16cid:durableId="2762E461"/>
  <w16cid:commentId w16cid:paraId="52B8E15D" w16cid:durableId="276BC67C"/>
  <w16cid:commentId w16cid:paraId="3B2A3C33" w16cid:durableId="276BC713"/>
  <w16cid:commentId w16cid:paraId="7BDFA43D" w16cid:durableId="2762E141"/>
  <w16cid:commentId w16cid:paraId="1C4D7A8F" w16cid:durableId="276BC551"/>
  <w16cid:commentId w16cid:paraId="1CFF3724" w16cid:durableId="2762E268"/>
  <w16cid:commentId w16cid:paraId="273D88FB" w16cid:durableId="276BCA65"/>
  <w16cid:commentId w16cid:paraId="3044A6EE" w16cid:durableId="276BCB26"/>
  <w16cid:commentId w16cid:paraId="6B80ADE9" w16cid:durableId="2762E308"/>
  <w16cid:commentId w16cid:paraId="3BCA9449" w16cid:durableId="2762E330"/>
  <w16cid:commentId w16cid:paraId="11E21AF1" w16cid:durableId="2762E350"/>
  <w16cid:commentId w16cid:paraId="567811B6" w16cid:durableId="276BCC58"/>
  <w16cid:commentId w16cid:paraId="3E80CF28" w16cid:durableId="276BD2C3"/>
  <w16cid:commentId w16cid:paraId="34D24DFF" w16cid:durableId="2762E59D"/>
  <w16cid:commentId w16cid:paraId="6C10AD8E" w16cid:durableId="2766A5E8"/>
  <w16cid:commentId w16cid:paraId="793BDB76" w16cid:durableId="2762E3F4"/>
  <w16cid:commentId w16cid:paraId="4D67589E" w16cid:durableId="2762E39B"/>
  <w16cid:commentId w16cid:paraId="34B2172C" w16cid:durableId="276BBE03"/>
  <w16cid:commentId w16cid:paraId="5A05375F" w16cid:durableId="2762D89C"/>
  <w16cid:commentId w16cid:paraId="260564FB" w16cid:durableId="276BD1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E95F3" w14:textId="77777777" w:rsidR="00E9213E" w:rsidRDefault="00E9213E" w:rsidP="00FF532D">
      <w:r>
        <w:separator/>
      </w:r>
    </w:p>
  </w:endnote>
  <w:endnote w:type="continuationSeparator" w:id="0">
    <w:p w14:paraId="1CC65DD3" w14:textId="77777777" w:rsidR="00E9213E" w:rsidRDefault="00E9213E" w:rsidP="00FF5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F4630" w14:textId="77777777" w:rsidR="00E9213E" w:rsidRDefault="00E9213E" w:rsidP="00FF532D">
      <w:r>
        <w:separator/>
      </w:r>
    </w:p>
  </w:footnote>
  <w:footnote w:type="continuationSeparator" w:id="0">
    <w:p w14:paraId="11377AF7" w14:textId="77777777" w:rsidR="00E9213E" w:rsidRDefault="00E9213E" w:rsidP="00FF53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B5BE2"/>
    <w:multiLevelType w:val="hybridMultilevel"/>
    <w:tmpl w:val="6D04C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hillips, Patrick">
    <w15:presenceInfo w15:providerId="None" w15:userId="Phillips, Patrick"/>
  </w15:person>
  <w15:person w15:author="Kurbatova, Ekaterina (CDC/DDID/NCHHSTP/DTE)">
    <w15:presenceInfo w15:providerId="AD" w15:userId="S::ies3@cdc.gov::19b240a9-262a-4eb4-a1e8-26400dd63c53"/>
  </w15:person>
  <w15:person w15:author="Chang, Vincent">
    <w15:presenceInfo w15:providerId="AD" w15:userId="S::vincent.chang@ucsf.edu::978158ad-137b-4dde-bb2e-0380cbf38889"/>
  </w15:person>
  <w15:person w15:author="Van Wijk, Rob">
    <w15:presenceInfo w15:providerId="AD" w15:userId="S::rob.vanwijk@ucsf.edu::c12752d4-9806-4801-9467-7bf406e4d8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41"/>
    <w:rsid w:val="0000277F"/>
    <w:rsid w:val="000142F1"/>
    <w:rsid w:val="000158A6"/>
    <w:rsid w:val="0001596E"/>
    <w:rsid w:val="00020585"/>
    <w:rsid w:val="000209C9"/>
    <w:rsid w:val="00024335"/>
    <w:rsid w:val="00027CCB"/>
    <w:rsid w:val="00032C04"/>
    <w:rsid w:val="00033C05"/>
    <w:rsid w:val="0004305D"/>
    <w:rsid w:val="00052209"/>
    <w:rsid w:val="00060CCE"/>
    <w:rsid w:val="000615D5"/>
    <w:rsid w:val="00065CF0"/>
    <w:rsid w:val="000701C6"/>
    <w:rsid w:val="00072EC8"/>
    <w:rsid w:val="00083BE3"/>
    <w:rsid w:val="00085148"/>
    <w:rsid w:val="00096A38"/>
    <w:rsid w:val="00097A61"/>
    <w:rsid w:val="000A2693"/>
    <w:rsid w:val="000A2AF0"/>
    <w:rsid w:val="000B02C2"/>
    <w:rsid w:val="000B184E"/>
    <w:rsid w:val="000B40D1"/>
    <w:rsid w:val="000B6D89"/>
    <w:rsid w:val="000B71CB"/>
    <w:rsid w:val="000C2275"/>
    <w:rsid w:val="000D1324"/>
    <w:rsid w:val="000D27B0"/>
    <w:rsid w:val="000D5723"/>
    <w:rsid w:val="000D61CD"/>
    <w:rsid w:val="000D70FB"/>
    <w:rsid w:val="000E5CA1"/>
    <w:rsid w:val="000F2E1A"/>
    <w:rsid w:val="000F3DA0"/>
    <w:rsid w:val="000F50EC"/>
    <w:rsid w:val="001012B2"/>
    <w:rsid w:val="00103459"/>
    <w:rsid w:val="00103DB4"/>
    <w:rsid w:val="0011045D"/>
    <w:rsid w:val="00112F0F"/>
    <w:rsid w:val="00113367"/>
    <w:rsid w:val="00113438"/>
    <w:rsid w:val="00113FC9"/>
    <w:rsid w:val="00116908"/>
    <w:rsid w:val="00121776"/>
    <w:rsid w:val="00124073"/>
    <w:rsid w:val="0012775A"/>
    <w:rsid w:val="00134D22"/>
    <w:rsid w:val="00141260"/>
    <w:rsid w:val="00144709"/>
    <w:rsid w:val="00146945"/>
    <w:rsid w:val="0015210B"/>
    <w:rsid w:val="00152AEE"/>
    <w:rsid w:val="00157A8D"/>
    <w:rsid w:val="001604FC"/>
    <w:rsid w:val="00163800"/>
    <w:rsid w:val="00166824"/>
    <w:rsid w:val="001716F4"/>
    <w:rsid w:val="00174F56"/>
    <w:rsid w:val="001B016E"/>
    <w:rsid w:val="001B0685"/>
    <w:rsid w:val="001B48A4"/>
    <w:rsid w:val="001B574D"/>
    <w:rsid w:val="001B5CA4"/>
    <w:rsid w:val="001B7159"/>
    <w:rsid w:val="001C1650"/>
    <w:rsid w:val="001C5BDA"/>
    <w:rsid w:val="001D1712"/>
    <w:rsid w:val="001D7072"/>
    <w:rsid w:val="001E0832"/>
    <w:rsid w:val="001E73F2"/>
    <w:rsid w:val="001F3C99"/>
    <w:rsid w:val="001F48D6"/>
    <w:rsid w:val="001F6B9B"/>
    <w:rsid w:val="00202C3E"/>
    <w:rsid w:val="0020375D"/>
    <w:rsid w:val="00203AE1"/>
    <w:rsid w:val="0020575D"/>
    <w:rsid w:val="002057AB"/>
    <w:rsid w:val="00205BE2"/>
    <w:rsid w:val="00206DA3"/>
    <w:rsid w:val="00213686"/>
    <w:rsid w:val="00221646"/>
    <w:rsid w:val="00225BE4"/>
    <w:rsid w:val="002274E2"/>
    <w:rsid w:val="00230512"/>
    <w:rsid w:val="0023161E"/>
    <w:rsid w:val="0023327F"/>
    <w:rsid w:val="00234347"/>
    <w:rsid w:val="002379B5"/>
    <w:rsid w:val="00237E57"/>
    <w:rsid w:val="00240DD7"/>
    <w:rsid w:val="00241C68"/>
    <w:rsid w:val="002477F6"/>
    <w:rsid w:val="002507AB"/>
    <w:rsid w:val="00253C54"/>
    <w:rsid w:val="00255A1F"/>
    <w:rsid w:val="00260F4B"/>
    <w:rsid w:val="00267061"/>
    <w:rsid w:val="00270491"/>
    <w:rsid w:val="0027173A"/>
    <w:rsid w:val="00273BEF"/>
    <w:rsid w:val="00273ECC"/>
    <w:rsid w:val="00291F04"/>
    <w:rsid w:val="00297674"/>
    <w:rsid w:val="002A1056"/>
    <w:rsid w:val="002A4CAC"/>
    <w:rsid w:val="002A5A1A"/>
    <w:rsid w:val="002B1FCE"/>
    <w:rsid w:val="002B244F"/>
    <w:rsid w:val="002B368A"/>
    <w:rsid w:val="002B7788"/>
    <w:rsid w:val="002C7A9A"/>
    <w:rsid w:val="002D1B08"/>
    <w:rsid w:val="002D2730"/>
    <w:rsid w:val="002D47E3"/>
    <w:rsid w:val="002D5185"/>
    <w:rsid w:val="002D550B"/>
    <w:rsid w:val="002D6D5D"/>
    <w:rsid w:val="002D7AC1"/>
    <w:rsid w:val="002E2381"/>
    <w:rsid w:val="002E35A0"/>
    <w:rsid w:val="002E5DE9"/>
    <w:rsid w:val="002E5FD8"/>
    <w:rsid w:val="002F3EA0"/>
    <w:rsid w:val="002F680D"/>
    <w:rsid w:val="003043FB"/>
    <w:rsid w:val="003067BA"/>
    <w:rsid w:val="00311BAB"/>
    <w:rsid w:val="00314987"/>
    <w:rsid w:val="00316E1B"/>
    <w:rsid w:val="0031780A"/>
    <w:rsid w:val="003203E6"/>
    <w:rsid w:val="003242DC"/>
    <w:rsid w:val="00332253"/>
    <w:rsid w:val="00332838"/>
    <w:rsid w:val="00336D64"/>
    <w:rsid w:val="00345E1D"/>
    <w:rsid w:val="00350755"/>
    <w:rsid w:val="003514D3"/>
    <w:rsid w:val="00362184"/>
    <w:rsid w:val="00362CAB"/>
    <w:rsid w:val="00366522"/>
    <w:rsid w:val="00366763"/>
    <w:rsid w:val="003677DD"/>
    <w:rsid w:val="0037000D"/>
    <w:rsid w:val="003717FF"/>
    <w:rsid w:val="00372FA3"/>
    <w:rsid w:val="00376403"/>
    <w:rsid w:val="003803D0"/>
    <w:rsid w:val="00393D2B"/>
    <w:rsid w:val="00395C40"/>
    <w:rsid w:val="00396000"/>
    <w:rsid w:val="00396593"/>
    <w:rsid w:val="003979E1"/>
    <w:rsid w:val="003A0833"/>
    <w:rsid w:val="003A0C96"/>
    <w:rsid w:val="003A372C"/>
    <w:rsid w:val="003A4DB4"/>
    <w:rsid w:val="003A5DAA"/>
    <w:rsid w:val="003B147E"/>
    <w:rsid w:val="003B1F43"/>
    <w:rsid w:val="003B549C"/>
    <w:rsid w:val="003B67A4"/>
    <w:rsid w:val="003C175F"/>
    <w:rsid w:val="003C1A09"/>
    <w:rsid w:val="003C20F7"/>
    <w:rsid w:val="003C3109"/>
    <w:rsid w:val="003C477A"/>
    <w:rsid w:val="003D50C9"/>
    <w:rsid w:val="003D5C23"/>
    <w:rsid w:val="003D64B5"/>
    <w:rsid w:val="003E03B1"/>
    <w:rsid w:val="003E5D61"/>
    <w:rsid w:val="003E6169"/>
    <w:rsid w:val="003E73F9"/>
    <w:rsid w:val="003E7993"/>
    <w:rsid w:val="003F0469"/>
    <w:rsid w:val="003F0E61"/>
    <w:rsid w:val="003F16FB"/>
    <w:rsid w:val="00402BCE"/>
    <w:rsid w:val="0040425D"/>
    <w:rsid w:val="00405771"/>
    <w:rsid w:val="00415137"/>
    <w:rsid w:val="00415D38"/>
    <w:rsid w:val="00416433"/>
    <w:rsid w:val="0042198D"/>
    <w:rsid w:val="00422101"/>
    <w:rsid w:val="00432819"/>
    <w:rsid w:val="004330BB"/>
    <w:rsid w:val="00433A80"/>
    <w:rsid w:val="0043449A"/>
    <w:rsid w:val="00445678"/>
    <w:rsid w:val="00445AFF"/>
    <w:rsid w:val="00452F6F"/>
    <w:rsid w:val="0045302F"/>
    <w:rsid w:val="0045430F"/>
    <w:rsid w:val="00460495"/>
    <w:rsid w:val="00461A6B"/>
    <w:rsid w:val="00463512"/>
    <w:rsid w:val="00470A71"/>
    <w:rsid w:val="00472514"/>
    <w:rsid w:val="00474499"/>
    <w:rsid w:val="0048195F"/>
    <w:rsid w:val="00492D2A"/>
    <w:rsid w:val="00493CD9"/>
    <w:rsid w:val="00494E8E"/>
    <w:rsid w:val="00497208"/>
    <w:rsid w:val="004973FF"/>
    <w:rsid w:val="004A31C4"/>
    <w:rsid w:val="004A3347"/>
    <w:rsid w:val="004A7687"/>
    <w:rsid w:val="004B05BC"/>
    <w:rsid w:val="004B4D13"/>
    <w:rsid w:val="004C12D0"/>
    <w:rsid w:val="004C1FC2"/>
    <w:rsid w:val="004C2011"/>
    <w:rsid w:val="004C2833"/>
    <w:rsid w:val="004C2C12"/>
    <w:rsid w:val="004C440B"/>
    <w:rsid w:val="004C4CC3"/>
    <w:rsid w:val="004D42B2"/>
    <w:rsid w:val="004D4477"/>
    <w:rsid w:val="004D4A6D"/>
    <w:rsid w:val="004E026F"/>
    <w:rsid w:val="004E69C9"/>
    <w:rsid w:val="004E7B99"/>
    <w:rsid w:val="004F1643"/>
    <w:rsid w:val="004F3BF3"/>
    <w:rsid w:val="004F4D33"/>
    <w:rsid w:val="004F65AB"/>
    <w:rsid w:val="00501958"/>
    <w:rsid w:val="00511521"/>
    <w:rsid w:val="00517675"/>
    <w:rsid w:val="00517EA4"/>
    <w:rsid w:val="00523EE0"/>
    <w:rsid w:val="005252A8"/>
    <w:rsid w:val="005255BD"/>
    <w:rsid w:val="005277C1"/>
    <w:rsid w:val="00532FCA"/>
    <w:rsid w:val="005335B8"/>
    <w:rsid w:val="00534E73"/>
    <w:rsid w:val="00536E42"/>
    <w:rsid w:val="00540428"/>
    <w:rsid w:val="00541F72"/>
    <w:rsid w:val="005549CA"/>
    <w:rsid w:val="00562457"/>
    <w:rsid w:val="00570FF8"/>
    <w:rsid w:val="00574AF8"/>
    <w:rsid w:val="00574DF7"/>
    <w:rsid w:val="00577A01"/>
    <w:rsid w:val="00581153"/>
    <w:rsid w:val="00582B28"/>
    <w:rsid w:val="00584527"/>
    <w:rsid w:val="005847F9"/>
    <w:rsid w:val="005871E2"/>
    <w:rsid w:val="00587A48"/>
    <w:rsid w:val="00587DE1"/>
    <w:rsid w:val="00590227"/>
    <w:rsid w:val="005912DA"/>
    <w:rsid w:val="00592356"/>
    <w:rsid w:val="0059524C"/>
    <w:rsid w:val="005972BE"/>
    <w:rsid w:val="00597FEE"/>
    <w:rsid w:val="005A2E03"/>
    <w:rsid w:val="005B2244"/>
    <w:rsid w:val="005B2CB5"/>
    <w:rsid w:val="005B4DA5"/>
    <w:rsid w:val="005C55D7"/>
    <w:rsid w:val="005C5DDF"/>
    <w:rsid w:val="005C657A"/>
    <w:rsid w:val="005C6666"/>
    <w:rsid w:val="005C6A41"/>
    <w:rsid w:val="005C7B65"/>
    <w:rsid w:val="005D000B"/>
    <w:rsid w:val="005D0FB9"/>
    <w:rsid w:val="005D299E"/>
    <w:rsid w:val="005D5CD0"/>
    <w:rsid w:val="005D77A3"/>
    <w:rsid w:val="005E098A"/>
    <w:rsid w:val="005E1B41"/>
    <w:rsid w:val="005E1CAC"/>
    <w:rsid w:val="005E35AC"/>
    <w:rsid w:val="005E7B96"/>
    <w:rsid w:val="005E7DA5"/>
    <w:rsid w:val="005F0824"/>
    <w:rsid w:val="005F3DCF"/>
    <w:rsid w:val="005F7209"/>
    <w:rsid w:val="00602FED"/>
    <w:rsid w:val="006045B6"/>
    <w:rsid w:val="00604C6B"/>
    <w:rsid w:val="00604E52"/>
    <w:rsid w:val="006056B8"/>
    <w:rsid w:val="00605B21"/>
    <w:rsid w:val="006156DD"/>
    <w:rsid w:val="00622356"/>
    <w:rsid w:val="00623439"/>
    <w:rsid w:val="00624EA3"/>
    <w:rsid w:val="00631F12"/>
    <w:rsid w:val="006334B7"/>
    <w:rsid w:val="00635902"/>
    <w:rsid w:val="00640FF4"/>
    <w:rsid w:val="0064438B"/>
    <w:rsid w:val="006443D5"/>
    <w:rsid w:val="006479CA"/>
    <w:rsid w:val="006514AB"/>
    <w:rsid w:val="00654444"/>
    <w:rsid w:val="00655DD8"/>
    <w:rsid w:val="006565BE"/>
    <w:rsid w:val="0066085A"/>
    <w:rsid w:val="0066171A"/>
    <w:rsid w:val="00661E15"/>
    <w:rsid w:val="00662DD6"/>
    <w:rsid w:val="0066529D"/>
    <w:rsid w:val="00665F98"/>
    <w:rsid w:val="00667532"/>
    <w:rsid w:val="006753C3"/>
    <w:rsid w:val="00682060"/>
    <w:rsid w:val="00686EF8"/>
    <w:rsid w:val="00687879"/>
    <w:rsid w:val="00687DF1"/>
    <w:rsid w:val="00690237"/>
    <w:rsid w:val="00691E4A"/>
    <w:rsid w:val="00692A25"/>
    <w:rsid w:val="006931AB"/>
    <w:rsid w:val="00694C28"/>
    <w:rsid w:val="006957D6"/>
    <w:rsid w:val="006A091F"/>
    <w:rsid w:val="006A098D"/>
    <w:rsid w:val="006A175B"/>
    <w:rsid w:val="006A2CB9"/>
    <w:rsid w:val="006A3A15"/>
    <w:rsid w:val="006A4F1A"/>
    <w:rsid w:val="006A7632"/>
    <w:rsid w:val="006B46F0"/>
    <w:rsid w:val="006D117C"/>
    <w:rsid w:val="006D22C3"/>
    <w:rsid w:val="006D2C7B"/>
    <w:rsid w:val="006D7019"/>
    <w:rsid w:val="006E2F3E"/>
    <w:rsid w:val="006E59B7"/>
    <w:rsid w:val="006F1DDD"/>
    <w:rsid w:val="006F5B4E"/>
    <w:rsid w:val="0070158D"/>
    <w:rsid w:val="00705C12"/>
    <w:rsid w:val="0070781A"/>
    <w:rsid w:val="007137E3"/>
    <w:rsid w:val="0071431A"/>
    <w:rsid w:val="00714FFB"/>
    <w:rsid w:val="00715820"/>
    <w:rsid w:val="00717089"/>
    <w:rsid w:val="007236B5"/>
    <w:rsid w:val="0072375A"/>
    <w:rsid w:val="00724C02"/>
    <w:rsid w:val="0072749D"/>
    <w:rsid w:val="00727E5C"/>
    <w:rsid w:val="0073434E"/>
    <w:rsid w:val="00736B52"/>
    <w:rsid w:val="00737179"/>
    <w:rsid w:val="00737B19"/>
    <w:rsid w:val="007406CF"/>
    <w:rsid w:val="00746C51"/>
    <w:rsid w:val="00746FE4"/>
    <w:rsid w:val="00747222"/>
    <w:rsid w:val="00751D85"/>
    <w:rsid w:val="00751EB1"/>
    <w:rsid w:val="00762031"/>
    <w:rsid w:val="00764DAC"/>
    <w:rsid w:val="0076614E"/>
    <w:rsid w:val="00770655"/>
    <w:rsid w:val="00774CEA"/>
    <w:rsid w:val="00774E28"/>
    <w:rsid w:val="00776B9C"/>
    <w:rsid w:val="007771A5"/>
    <w:rsid w:val="007835F1"/>
    <w:rsid w:val="00783F2F"/>
    <w:rsid w:val="00793D40"/>
    <w:rsid w:val="007A1FAC"/>
    <w:rsid w:val="007A4503"/>
    <w:rsid w:val="007A59D7"/>
    <w:rsid w:val="007A7A5F"/>
    <w:rsid w:val="007B023C"/>
    <w:rsid w:val="007B0289"/>
    <w:rsid w:val="007B08ED"/>
    <w:rsid w:val="007B1AA6"/>
    <w:rsid w:val="007B216C"/>
    <w:rsid w:val="007B2AE6"/>
    <w:rsid w:val="007B6001"/>
    <w:rsid w:val="007C364C"/>
    <w:rsid w:val="007D0A3B"/>
    <w:rsid w:val="007D12F5"/>
    <w:rsid w:val="007D2337"/>
    <w:rsid w:val="007D3369"/>
    <w:rsid w:val="007D525D"/>
    <w:rsid w:val="007D52DD"/>
    <w:rsid w:val="007D59C1"/>
    <w:rsid w:val="007D614C"/>
    <w:rsid w:val="007D6CE0"/>
    <w:rsid w:val="007E1479"/>
    <w:rsid w:val="007E1906"/>
    <w:rsid w:val="007E3122"/>
    <w:rsid w:val="007E58B7"/>
    <w:rsid w:val="007E5D29"/>
    <w:rsid w:val="007E71C3"/>
    <w:rsid w:val="007F0E54"/>
    <w:rsid w:val="007F546D"/>
    <w:rsid w:val="007F641E"/>
    <w:rsid w:val="007F6E15"/>
    <w:rsid w:val="007F71EE"/>
    <w:rsid w:val="008006B2"/>
    <w:rsid w:val="00801D45"/>
    <w:rsid w:val="00801ECA"/>
    <w:rsid w:val="008020C1"/>
    <w:rsid w:val="0080298A"/>
    <w:rsid w:val="008031FD"/>
    <w:rsid w:val="008039AE"/>
    <w:rsid w:val="00804A81"/>
    <w:rsid w:val="00806C71"/>
    <w:rsid w:val="00814EFC"/>
    <w:rsid w:val="00821159"/>
    <w:rsid w:val="0082225F"/>
    <w:rsid w:val="00825859"/>
    <w:rsid w:val="00832606"/>
    <w:rsid w:val="00834E37"/>
    <w:rsid w:val="00835107"/>
    <w:rsid w:val="00836F01"/>
    <w:rsid w:val="0084252D"/>
    <w:rsid w:val="00845696"/>
    <w:rsid w:val="00845967"/>
    <w:rsid w:val="008468C1"/>
    <w:rsid w:val="008502FF"/>
    <w:rsid w:val="00851543"/>
    <w:rsid w:val="0085234F"/>
    <w:rsid w:val="00853316"/>
    <w:rsid w:val="008566BF"/>
    <w:rsid w:val="0086271E"/>
    <w:rsid w:val="008631AA"/>
    <w:rsid w:val="008653E2"/>
    <w:rsid w:val="00865683"/>
    <w:rsid w:val="00865D17"/>
    <w:rsid w:val="00874F5A"/>
    <w:rsid w:val="00881812"/>
    <w:rsid w:val="008826CB"/>
    <w:rsid w:val="00883702"/>
    <w:rsid w:val="00884512"/>
    <w:rsid w:val="008847E5"/>
    <w:rsid w:val="008920D9"/>
    <w:rsid w:val="00892A27"/>
    <w:rsid w:val="00893136"/>
    <w:rsid w:val="00894E0C"/>
    <w:rsid w:val="008A64C2"/>
    <w:rsid w:val="008B7684"/>
    <w:rsid w:val="008B76E4"/>
    <w:rsid w:val="008B7783"/>
    <w:rsid w:val="008B7850"/>
    <w:rsid w:val="008C072F"/>
    <w:rsid w:val="008C113D"/>
    <w:rsid w:val="008C2C4C"/>
    <w:rsid w:val="008C70AE"/>
    <w:rsid w:val="008D0D13"/>
    <w:rsid w:val="008D16C5"/>
    <w:rsid w:val="008D18F5"/>
    <w:rsid w:val="008D5D81"/>
    <w:rsid w:val="009012C7"/>
    <w:rsid w:val="00901C94"/>
    <w:rsid w:val="009041F0"/>
    <w:rsid w:val="00907ADB"/>
    <w:rsid w:val="00920068"/>
    <w:rsid w:val="009214BC"/>
    <w:rsid w:val="009226DE"/>
    <w:rsid w:val="00924C52"/>
    <w:rsid w:val="00925D74"/>
    <w:rsid w:val="0093221D"/>
    <w:rsid w:val="00933408"/>
    <w:rsid w:val="00933ED2"/>
    <w:rsid w:val="00944BA9"/>
    <w:rsid w:val="00945E1B"/>
    <w:rsid w:val="009509FA"/>
    <w:rsid w:val="0095223D"/>
    <w:rsid w:val="00952284"/>
    <w:rsid w:val="00952444"/>
    <w:rsid w:val="009527C7"/>
    <w:rsid w:val="00955A13"/>
    <w:rsid w:val="00960766"/>
    <w:rsid w:val="009627C5"/>
    <w:rsid w:val="00965951"/>
    <w:rsid w:val="009742F5"/>
    <w:rsid w:val="009746AD"/>
    <w:rsid w:val="0097508B"/>
    <w:rsid w:val="0097638A"/>
    <w:rsid w:val="00982679"/>
    <w:rsid w:val="009827DC"/>
    <w:rsid w:val="00982BAF"/>
    <w:rsid w:val="00982D37"/>
    <w:rsid w:val="00983B21"/>
    <w:rsid w:val="009852F6"/>
    <w:rsid w:val="00991B1E"/>
    <w:rsid w:val="00994BF6"/>
    <w:rsid w:val="009966D0"/>
    <w:rsid w:val="009A0335"/>
    <w:rsid w:val="009A2EAA"/>
    <w:rsid w:val="009A5C72"/>
    <w:rsid w:val="009B13E3"/>
    <w:rsid w:val="009B1776"/>
    <w:rsid w:val="009B240A"/>
    <w:rsid w:val="009B5F43"/>
    <w:rsid w:val="009C2E79"/>
    <w:rsid w:val="009C3C58"/>
    <w:rsid w:val="009D2266"/>
    <w:rsid w:val="009D78C7"/>
    <w:rsid w:val="009D79B4"/>
    <w:rsid w:val="009E3611"/>
    <w:rsid w:val="009E3A2F"/>
    <w:rsid w:val="009E407D"/>
    <w:rsid w:val="009E5290"/>
    <w:rsid w:val="009E61E1"/>
    <w:rsid w:val="009F2CA5"/>
    <w:rsid w:val="009F30FF"/>
    <w:rsid w:val="009F3F58"/>
    <w:rsid w:val="009F5D33"/>
    <w:rsid w:val="009F7803"/>
    <w:rsid w:val="00A04D0A"/>
    <w:rsid w:val="00A04DC9"/>
    <w:rsid w:val="00A05D41"/>
    <w:rsid w:val="00A06501"/>
    <w:rsid w:val="00A074BF"/>
    <w:rsid w:val="00A10A78"/>
    <w:rsid w:val="00A13C2A"/>
    <w:rsid w:val="00A24A11"/>
    <w:rsid w:val="00A250F6"/>
    <w:rsid w:val="00A25A3A"/>
    <w:rsid w:val="00A25CA5"/>
    <w:rsid w:val="00A2646D"/>
    <w:rsid w:val="00A26490"/>
    <w:rsid w:val="00A30543"/>
    <w:rsid w:val="00A30E41"/>
    <w:rsid w:val="00A3521E"/>
    <w:rsid w:val="00A3695D"/>
    <w:rsid w:val="00A4281F"/>
    <w:rsid w:val="00A46621"/>
    <w:rsid w:val="00A47F5B"/>
    <w:rsid w:val="00A53461"/>
    <w:rsid w:val="00A569DB"/>
    <w:rsid w:val="00A61758"/>
    <w:rsid w:val="00A6611C"/>
    <w:rsid w:val="00A670E7"/>
    <w:rsid w:val="00A709C9"/>
    <w:rsid w:val="00A715E9"/>
    <w:rsid w:val="00A7332A"/>
    <w:rsid w:val="00A75856"/>
    <w:rsid w:val="00A807C4"/>
    <w:rsid w:val="00A82668"/>
    <w:rsid w:val="00A97E05"/>
    <w:rsid w:val="00AA257C"/>
    <w:rsid w:val="00AA2AA9"/>
    <w:rsid w:val="00AA3BF1"/>
    <w:rsid w:val="00AA55C2"/>
    <w:rsid w:val="00AA6E0B"/>
    <w:rsid w:val="00AA7C26"/>
    <w:rsid w:val="00AB27A5"/>
    <w:rsid w:val="00AB2AFF"/>
    <w:rsid w:val="00AB331A"/>
    <w:rsid w:val="00AB3E06"/>
    <w:rsid w:val="00AB799C"/>
    <w:rsid w:val="00AC2A03"/>
    <w:rsid w:val="00AC3DFE"/>
    <w:rsid w:val="00AC4919"/>
    <w:rsid w:val="00AC5EC4"/>
    <w:rsid w:val="00AC7B66"/>
    <w:rsid w:val="00AC7CBF"/>
    <w:rsid w:val="00AD01F2"/>
    <w:rsid w:val="00AD172D"/>
    <w:rsid w:val="00AD4A01"/>
    <w:rsid w:val="00AE4C0C"/>
    <w:rsid w:val="00AE4FB3"/>
    <w:rsid w:val="00AE5AAB"/>
    <w:rsid w:val="00AF300F"/>
    <w:rsid w:val="00AF3A8B"/>
    <w:rsid w:val="00AF70C8"/>
    <w:rsid w:val="00B0073D"/>
    <w:rsid w:val="00B014E0"/>
    <w:rsid w:val="00B0186E"/>
    <w:rsid w:val="00B01C02"/>
    <w:rsid w:val="00B0277E"/>
    <w:rsid w:val="00B02A61"/>
    <w:rsid w:val="00B05714"/>
    <w:rsid w:val="00B05AA8"/>
    <w:rsid w:val="00B05ED5"/>
    <w:rsid w:val="00B119D5"/>
    <w:rsid w:val="00B12C35"/>
    <w:rsid w:val="00B1528D"/>
    <w:rsid w:val="00B154AD"/>
    <w:rsid w:val="00B23DB0"/>
    <w:rsid w:val="00B251D3"/>
    <w:rsid w:val="00B269BE"/>
    <w:rsid w:val="00B26BE9"/>
    <w:rsid w:val="00B26C90"/>
    <w:rsid w:val="00B303EA"/>
    <w:rsid w:val="00B32F43"/>
    <w:rsid w:val="00B368DC"/>
    <w:rsid w:val="00B36913"/>
    <w:rsid w:val="00B36E59"/>
    <w:rsid w:val="00B37DDB"/>
    <w:rsid w:val="00B405D5"/>
    <w:rsid w:val="00B44146"/>
    <w:rsid w:val="00B451B5"/>
    <w:rsid w:val="00B46246"/>
    <w:rsid w:val="00B47586"/>
    <w:rsid w:val="00B52A5D"/>
    <w:rsid w:val="00B56D34"/>
    <w:rsid w:val="00B63B92"/>
    <w:rsid w:val="00B6426B"/>
    <w:rsid w:val="00B65C16"/>
    <w:rsid w:val="00B669C7"/>
    <w:rsid w:val="00B709D6"/>
    <w:rsid w:val="00B71012"/>
    <w:rsid w:val="00B723F5"/>
    <w:rsid w:val="00B72852"/>
    <w:rsid w:val="00B82383"/>
    <w:rsid w:val="00B86DDD"/>
    <w:rsid w:val="00B878D3"/>
    <w:rsid w:val="00B90325"/>
    <w:rsid w:val="00B90A1B"/>
    <w:rsid w:val="00B916BE"/>
    <w:rsid w:val="00B924B1"/>
    <w:rsid w:val="00B93FBE"/>
    <w:rsid w:val="00B94972"/>
    <w:rsid w:val="00B94BF0"/>
    <w:rsid w:val="00B96337"/>
    <w:rsid w:val="00B97EAA"/>
    <w:rsid w:val="00B97F9D"/>
    <w:rsid w:val="00BA1576"/>
    <w:rsid w:val="00BA2860"/>
    <w:rsid w:val="00BA768C"/>
    <w:rsid w:val="00BB66C6"/>
    <w:rsid w:val="00BC3F9B"/>
    <w:rsid w:val="00BC67FA"/>
    <w:rsid w:val="00BC7517"/>
    <w:rsid w:val="00BD07DD"/>
    <w:rsid w:val="00BD3229"/>
    <w:rsid w:val="00BD7B09"/>
    <w:rsid w:val="00BE1729"/>
    <w:rsid w:val="00BE1865"/>
    <w:rsid w:val="00BE685D"/>
    <w:rsid w:val="00BE7347"/>
    <w:rsid w:val="00BE7A16"/>
    <w:rsid w:val="00BE7B35"/>
    <w:rsid w:val="00BF3DDA"/>
    <w:rsid w:val="00BF6C35"/>
    <w:rsid w:val="00C02D7E"/>
    <w:rsid w:val="00C02E0C"/>
    <w:rsid w:val="00C03D40"/>
    <w:rsid w:val="00C03E10"/>
    <w:rsid w:val="00C053F9"/>
    <w:rsid w:val="00C064C4"/>
    <w:rsid w:val="00C07B8B"/>
    <w:rsid w:val="00C1267B"/>
    <w:rsid w:val="00C20093"/>
    <w:rsid w:val="00C228E2"/>
    <w:rsid w:val="00C23FDF"/>
    <w:rsid w:val="00C26A52"/>
    <w:rsid w:val="00C30406"/>
    <w:rsid w:val="00C32954"/>
    <w:rsid w:val="00C32F4A"/>
    <w:rsid w:val="00C468BF"/>
    <w:rsid w:val="00C60D9C"/>
    <w:rsid w:val="00C62376"/>
    <w:rsid w:val="00C64020"/>
    <w:rsid w:val="00C64D9B"/>
    <w:rsid w:val="00C6752D"/>
    <w:rsid w:val="00C76EF3"/>
    <w:rsid w:val="00C81ADA"/>
    <w:rsid w:val="00C82B41"/>
    <w:rsid w:val="00C84161"/>
    <w:rsid w:val="00C84193"/>
    <w:rsid w:val="00C85C22"/>
    <w:rsid w:val="00C90F45"/>
    <w:rsid w:val="00C94892"/>
    <w:rsid w:val="00C958B5"/>
    <w:rsid w:val="00C96B85"/>
    <w:rsid w:val="00C97827"/>
    <w:rsid w:val="00CA4484"/>
    <w:rsid w:val="00CB0413"/>
    <w:rsid w:val="00CB1A78"/>
    <w:rsid w:val="00CB2F6D"/>
    <w:rsid w:val="00CB435F"/>
    <w:rsid w:val="00CB61DC"/>
    <w:rsid w:val="00CC02A5"/>
    <w:rsid w:val="00CC031C"/>
    <w:rsid w:val="00CC0BE0"/>
    <w:rsid w:val="00CC4B41"/>
    <w:rsid w:val="00CD2B4B"/>
    <w:rsid w:val="00CD35AA"/>
    <w:rsid w:val="00CD49AD"/>
    <w:rsid w:val="00CD5563"/>
    <w:rsid w:val="00CD5CCA"/>
    <w:rsid w:val="00CD7CB9"/>
    <w:rsid w:val="00CE0EDC"/>
    <w:rsid w:val="00CE34AC"/>
    <w:rsid w:val="00CE36F9"/>
    <w:rsid w:val="00CE504A"/>
    <w:rsid w:val="00CE6432"/>
    <w:rsid w:val="00CE6E74"/>
    <w:rsid w:val="00CE794C"/>
    <w:rsid w:val="00CF43FE"/>
    <w:rsid w:val="00D00C43"/>
    <w:rsid w:val="00D01BCD"/>
    <w:rsid w:val="00D043D5"/>
    <w:rsid w:val="00D06FBB"/>
    <w:rsid w:val="00D14ECC"/>
    <w:rsid w:val="00D21119"/>
    <w:rsid w:val="00D217B2"/>
    <w:rsid w:val="00D2282D"/>
    <w:rsid w:val="00D268AE"/>
    <w:rsid w:val="00D32002"/>
    <w:rsid w:val="00D32689"/>
    <w:rsid w:val="00D328F6"/>
    <w:rsid w:val="00D32BEC"/>
    <w:rsid w:val="00D36A4A"/>
    <w:rsid w:val="00D4676A"/>
    <w:rsid w:val="00D46836"/>
    <w:rsid w:val="00D52763"/>
    <w:rsid w:val="00D55114"/>
    <w:rsid w:val="00D6485D"/>
    <w:rsid w:val="00D65A0D"/>
    <w:rsid w:val="00D65E11"/>
    <w:rsid w:val="00D66143"/>
    <w:rsid w:val="00D674C9"/>
    <w:rsid w:val="00D70974"/>
    <w:rsid w:val="00D71D84"/>
    <w:rsid w:val="00D72230"/>
    <w:rsid w:val="00D74A01"/>
    <w:rsid w:val="00D7665B"/>
    <w:rsid w:val="00D77E3D"/>
    <w:rsid w:val="00D77F33"/>
    <w:rsid w:val="00D82DFB"/>
    <w:rsid w:val="00D83EC4"/>
    <w:rsid w:val="00D8459F"/>
    <w:rsid w:val="00D8576C"/>
    <w:rsid w:val="00D85C3D"/>
    <w:rsid w:val="00D9205D"/>
    <w:rsid w:val="00DA0A34"/>
    <w:rsid w:val="00DA44B8"/>
    <w:rsid w:val="00DA5CF6"/>
    <w:rsid w:val="00DA6C12"/>
    <w:rsid w:val="00DA7EE3"/>
    <w:rsid w:val="00DB037C"/>
    <w:rsid w:val="00DB3BC6"/>
    <w:rsid w:val="00DB6583"/>
    <w:rsid w:val="00DC2A9E"/>
    <w:rsid w:val="00DC7AAB"/>
    <w:rsid w:val="00DD2B54"/>
    <w:rsid w:val="00DD47F9"/>
    <w:rsid w:val="00DD4B05"/>
    <w:rsid w:val="00DD6840"/>
    <w:rsid w:val="00DD7811"/>
    <w:rsid w:val="00DE288D"/>
    <w:rsid w:val="00DE41F5"/>
    <w:rsid w:val="00DE59CD"/>
    <w:rsid w:val="00DF5228"/>
    <w:rsid w:val="00DF5B19"/>
    <w:rsid w:val="00DF5C35"/>
    <w:rsid w:val="00DF7CC2"/>
    <w:rsid w:val="00E045D9"/>
    <w:rsid w:val="00E1234A"/>
    <w:rsid w:val="00E135BA"/>
    <w:rsid w:val="00E17838"/>
    <w:rsid w:val="00E215A2"/>
    <w:rsid w:val="00E21EFA"/>
    <w:rsid w:val="00E26F72"/>
    <w:rsid w:val="00E30C48"/>
    <w:rsid w:val="00E31C94"/>
    <w:rsid w:val="00E32FFA"/>
    <w:rsid w:val="00E33E3A"/>
    <w:rsid w:val="00E421F2"/>
    <w:rsid w:val="00E434CA"/>
    <w:rsid w:val="00E443FD"/>
    <w:rsid w:val="00E454C7"/>
    <w:rsid w:val="00E46923"/>
    <w:rsid w:val="00E66159"/>
    <w:rsid w:val="00E661BE"/>
    <w:rsid w:val="00E66240"/>
    <w:rsid w:val="00E664FB"/>
    <w:rsid w:val="00E74644"/>
    <w:rsid w:val="00E75FA0"/>
    <w:rsid w:val="00E82CF2"/>
    <w:rsid w:val="00E83515"/>
    <w:rsid w:val="00E839B9"/>
    <w:rsid w:val="00E84357"/>
    <w:rsid w:val="00E85442"/>
    <w:rsid w:val="00E87D74"/>
    <w:rsid w:val="00E90CF1"/>
    <w:rsid w:val="00E91294"/>
    <w:rsid w:val="00E9213E"/>
    <w:rsid w:val="00E9492D"/>
    <w:rsid w:val="00E951E8"/>
    <w:rsid w:val="00EA0905"/>
    <w:rsid w:val="00EA2535"/>
    <w:rsid w:val="00EA6282"/>
    <w:rsid w:val="00EB2446"/>
    <w:rsid w:val="00EB5A08"/>
    <w:rsid w:val="00EB6AFF"/>
    <w:rsid w:val="00EB7060"/>
    <w:rsid w:val="00EC0313"/>
    <w:rsid w:val="00EC1589"/>
    <w:rsid w:val="00EC15C4"/>
    <w:rsid w:val="00EC619F"/>
    <w:rsid w:val="00ED0B16"/>
    <w:rsid w:val="00ED34A4"/>
    <w:rsid w:val="00ED43A3"/>
    <w:rsid w:val="00ED44FD"/>
    <w:rsid w:val="00EE19B9"/>
    <w:rsid w:val="00EE369A"/>
    <w:rsid w:val="00EF394E"/>
    <w:rsid w:val="00EF681A"/>
    <w:rsid w:val="00F03470"/>
    <w:rsid w:val="00F0350F"/>
    <w:rsid w:val="00F06626"/>
    <w:rsid w:val="00F11443"/>
    <w:rsid w:val="00F12AA6"/>
    <w:rsid w:val="00F1310A"/>
    <w:rsid w:val="00F1513A"/>
    <w:rsid w:val="00F168C0"/>
    <w:rsid w:val="00F16CF4"/>
    <w:rsid w:val="00F20C28"/>
    <w:rsid w:val="00F248DE"/>
    <w:rsid w:val="00F2581D"/>
    <w:rsid w:val="00F3196D"/>
    <w:rsid w:val="00F33F42"/>
    <w:rsid w:val="00F36331"/>
    <w:rsid w:val="00F40DF0"/>
    <w:rsid w:val="00F44BCE"/>
    <w:rsid w:val="00F45A4C"/>
    <w:rsid w:val="00F45FB3"/>
    <w:rsid w:val="00F473E0"/>
    <w:rsid w:val="00F50EED"/>
    <w:rsid w:val="00F53E92"/>
    <w:rsid w:val="00F554C0"/>
    <w:rsid w:val="00F56BED"/>
    <w:rsid w:val="00F62815"/>
    <w:rsid w:val="00F62A17"/>
    <w:rsid w:val="00F630D7"/>
    <w:rsid w:val="00F6393D"/>
    <w:rsid w:val="00F6428B"/>
    <w:rsid w:val="00F64D8F"/>
    <w:rsid w:val="00F64F1D"/>
    <w:rsid w:val="00F650A8"/>
    <w:rsid w:val="00F65C06"/>
    <w:rsid w:val="00F72AF5"/>
    <w:rsid w:val="00F77BE3"/>
    <w:rsid w:val="00F820CA"/>
    <w:rsid w:val="00F820D9"/>
    <w:rsid w:val="00F835CF"/>
    <w:rsid w:val="00F90D7D"/>
    <w:rsid w:val="00F9136B"/>
    <w:rsid w:val="00F91451"/>
    <w:rsid w:val="00F9376B"/>
    <w:rsid w:val="00F9440D"/>
    <w:rsid w:val="00F96062"/>
    <w:rsid w:val="00F96D9F"/>
    <w:rsid w:val="00FA2A60"/>
    <w:rsid w:val="00FA4C16"/>
    <w:rsid w:val="00FA5A7F"/>
    <w:rsid w:val="00FA79E9"/>
    <w:rsid w:val="00FB135E"/>
    <w:rsid w:val="00FB287D"/>
    <w:rsid w:val="00FB710C"/>
    <w:rsid w:val="00FC0910"/>
    <w:rsid w:val="00FC3590"/>
    <w:rsid w:val="00FD0127"/>
    <w:rsid w:val="00FD188E"/>
    <w:rsid w:val="00FD375B"/>
    <w:rsid w:val="00FD6B25"/>
    <w:rsid w:val="00FD7993"/>
    <w:rsid w:val="00FE2458"/>
    <w:rsid w:val="00FE290A"/>
    <w:rsid w:val="00FE5097"/>
    <w:rsid w:val="00FF02D9"/>
    <w:rsid w:val="00FF532D"/>
    <w:rsid w:val="00FF6D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FFC74"/>
  <w15:docId w15:val="{03372983-7AAA-EB48-9472-BC47736E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4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B90A1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B90A1B"/>
    <w:pPr>
      <w:ind w:left="720"/>
      <w:contextualSpacing/>
    </w:pPr>
  </w:style>
  <w:style w:type="paragraph" w:styleId="NormalWeb">
    <w:name w:val="Normal (Web)"/>
    <w:basedOn w:val="Normal"/>
    <w:uiPriority w:val="99"/>
    <w:semiHidden/>
    <w:unhideWhenUsed/>
    <w:rsid w:val="00A2646D"/>
    <w:pPr>
      <w:spacing w:before="100" w:beforeAutospacing="1" w:after="100" w:afterAutospacing="1"/>
    </w:pPr>
    <w:rPr>
      <w:rFonts w:ascii="Times New Roman" w:eastAsia="Times New Roman" w:hAnsi="Times New Roman" w:cs="Times New Roman"/>
    </w:rPr>
  </w:style>
  <w:style w:type="paragraph" w:styleId="Bibliography">
    <w:name w:val="Bibliography"/>
    <w:basedOn w:val="Normal"/>
    <w:next w:val="Normal"/>
    <w:uiPriority w:val="37"/>
    <w:unhideWhenUsed/>
    <w:rsid w:val="00AC5EC4"/>
    <w:pPr>
      <w:tabs>
        <w:tab w:val="left" w:pos="260"/>
      </w:tabs>
      <w:spacing w:line="480" w:lineRule="auto"/>
      <w:ind w:left="264" w:hanging="264"/>
    </w:pPr>
  </w:style>
  <w:style w:type="character" w:styleId="CommentReference">
    <w:name w:val="annotation reference"/>
    <w:basedOn w:val="DefaultParagraphFont"/>
    <w:uiPriority w:val="99"/>
    <w:semiHidden/>
    <w:unhideWhenUsed/>
    <w:rsid w:val="00CB1A78"/>
    <w:rPr>
      <w:sz w:val="16"/>
      <w:szCs w:val="16"/>
    </w:rPr>
  </w:style>
  <w:style w:type="paragraph" w:styleId="CommentText">
    <w:name w:val="annotation text"/>
    <w:basedOn w:val="Normal"/>
    <w:link w:val="CommentTextChar"/>
    <w:uiPriority w:val="99"/>
    <w:semiHidden/>
    <w:unhideWhenUsed/>
    <w:rsid w:val="00CB1A78"/>
    <w:rPr>
      <w:sz w:val="20"/>
      <w:szCs w:val="20"/>
    </w:rPr>
  </w:style>
  <w:style w:type="character" w:customStyle="1" w:styleId="CommentTextChar">
    <w:name w:val="Comment Text Char"/>
    <w:basedOn w:val="DefaultParagraphFont"/>
    <w:link w:val="CommentText"/>
    <w:uiPriority w:val="99"/>
    <w:semiHidden/>
    <w:rsid w:val="00CB1A78"/>
    <w:rPr>
      <w:sz w:val="20"/>
      <w:szCs w:val="20"/>
    </w:rPr>
  </w:style>
  <w:style w:type="paragraph" w:styleId="CommentSubject">
    <w:name w:val="annotation subject"/>
    <w:basedOn w:val="CommentText"/>
    <w:next w:val="CommentText"/>
    <w:link w:val="CommentSubjectChar"/>
    <w:uiPriority w:val="99"/>
    <w:semiHidden/>
    <w:unhideWhenUsed/>
    <w:rsid w:val="00CB1A78"/>
    <w:rPr>
      <w:b/>
      <w:bCs/>
    </w:rPr>
  </w:style>
  <w:style w:type="character" w:customStyle="1" w:styleId="CommentSubjectChar">
    <w:name w:val="Comment Subject Char"/>
    <w:basedOn w:val="CommentTextChar"/>
    <w:link w:val="CommentSubject"/>
    <w:uiPriority w:val="99"/>
    <w:semiHidden/>
    <w:rsid w:val="00CB1A78"/>
    <w:rPr>
      <w:b/>
      <w:bCs/>
      <w:sz w:val="20"/>
      <w:szCs w:val="20"/>
    </w:rPr>
  </w:style>
  <w:style w:type="paragraph" w:styleId="Revision">
    <w:name w:val="Revision"/>
    <w:hidden/>
    <w:uiPriority w:val="99"/>
    <w:semiHidden/>
    <w:rsid w:val="00113FC9"/>
  </w:style>
  <w:style w:type="character" w:styleId="LineNumber">
    <w:name w:val="line number"/>
    <w:basedOn w:val="DefaultParagraphFont"/>
    <w:uiPriority w:val="99"/>
    <w:semiHidden/>
    <w:unhideWhenUsed/>
    <w:rsid w:val="009041F0"/>
  </w:style>
  <w:style w:type="table" w:styleId="GridTable2">
    <w:name w:val="Grid Table 2"/>
    <w:basedOn w:val="TableNormal"/>
    <w:uiPriority w:val="47"/>
    <w:rsid w:val="0012775A"/>
    <w:rPr>
      <w:rFonts w:ascii="Arial" w:eastAsia="Arial Unicode MS" w:hAnsi="Arial" w:cs="Arial"/>
      <w:sz w:val="20"/>
      <w:lang w:eastAsia="zh-TW"/>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717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7173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A24A1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24A11"/>
    <w:rPr>
      <w:rFonts w:ascii="Times New Roman" w:hAnsi="Times New Roman" w:cs="Times New Roman"/>
      <w:sz w:val="18"/>
      <w:szCs w:val="18"/>
    </w:rPr>
  </w:style>
  <w:style w:type="paragraph" w:styleId="Header">
    <w:name w:val="header"/>
    <w:basedOn w:val="Normal"/>
    <w:link w:val="HeaderChar"/>
    <w:uiPriority w:val="99"/>
    <w:unhideWhenUsed/>
    <w:rsid w:val="00FF532D"/>
    <w:pPr>
      <w:tabs>
        <w:tab w:val="center" w:pos="4680"/>
        <w:tab w:val="right" w:pos="9360"/>
      </w:tabs>
    </w:pPr>
  </w:style>
  <w:style w:type="character" w:customStyle="1" w:styleId="HeaderChar">
    <w:name w:val="Header Char"/>
    <w:basedOn w:val="DefaultParagraphFont"/>
    <w:link w:val="Header"/>
    <w:uiPriority w:val="99"/>
    <w:rsid w:val="00FF532D"/>
  </w:style>
  <w:style w:type="paragraph" w:styleId="Footer">
    <w:name w:val="footer"/>
    <w:basedOn w:val="Normal"/>
    <w:link w:val="FooterChar"/>
    <w:uiPriority w:val="99"/>
    <w:unhideWhenUsed/>
    <w:rsid w:val="00FF532D"/>
    <w:pPr>
      <w:tabs>
        <w:tab w:val="center" w:pos="4680"/>
        <w:tab w:val="right" w:pos="9360"/>
      </w:tabs>
    </w:pPr>
  </w:style>
  <w:style w:type="character" w:customStyle="1" w:styleId="FooterChar">
    <w:name w:val="Footer Char"/>
    <w:basedOn w:val="DefaultParagraphFont"/>
    <w:link w:val="Footer"/>
    <w:uiPriority w:val="99"/>
    <w:rsid w:val="00FF532D"/>
  </w:style>
  <w:style w:type="character" w:styleId="PageNumber">
    <w:name w:val="page number"/>
    <w:basedOn w:val="DefaultParagraphFont"/>
    <w:uiPriority w:val="99"/>
    <w:semiHidden/>
    <w:unhideWhenUsed/>
    <w:rsid w:val="001B574D"/>
  </w:style>
  <w:style w:type="paragraph" w:styleId="HTMLPreformatted">
    <w:name w:val="HTML Preformatted"/>
    <w:basedOn w:val="Normal"/>
    <w:link w:val="HTMLPreformattedChar"/>
    <w:uiPriority w:val="99"/>
    <w:semiHidden/>
    <w:unhideWhenUsed/>
    <w:rsid w:val="00C8419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84193"/>
    <w:rPr>
      <w:rFonts w:ascii="Consolas" w:hAnsi="Consolas" w:cs="Consolas"/>
      <w:sz w:val="20"/>
      <w:szCs w:val="20"/>
    </w:rPr>
  </w:style>
  <w:style w:type="character" w:styleId="PlaceholderText">
    <w:name w:val="Placeholder Text"/>
    <w:basedOn w:val="DefaultParagraphFont"/>
    <w:uiPriority w:val="99"/>
    <w:semiHidden/>
    <w:rsid w:val="00B669C7"/>
    <w:rPr>
      <w:color w:val="808080"/>
    </w:rPr>
  </w:style>
  <w:style w:type="character" w:styleId="Hyperlink">
    <w:name w:val="Hyperlink"/>
    <w:basedOn w:val="DefaultParagraphFont"/>
    <w:uiPriority w:val="99"/>
    <w:unhideWhenUsed/>
    <w:rsid w:val="00C62376"/>
    <w:rPr>
      <w:color w:val="0563C1" w:themeColor="hyperlink"/>
      <w:u w:val="single"/>
    </w:rPr>
  </w:style>
  <w:style w:type="character" w:styleId="UnresolvedMention">
    <w:name w:val="Unresolved Mention"/>
    <w:basedOn w:val="DefaultParagraphFont"/>
    <w:uiPriority w:val="99"/>
    <w:semiHidden/>
    <w:unhideWhenUsed/>
    <w:rsid w:val="00C62376"/>
    <w:rPr>
      <w:color w:val="605E5C"/>
      <w:shd w:val="clear" w:color="auto" w:fill="E1DFDD"/>
    </w:rPr>
  </w:style>
  <w:style w:type="paragraph" w:styleId="NoSpacing">
    <w:name w:val="No Spacing"/>
    <w:basedOn w:val="Normal"/>
    <w:link w:val="NoSpacingChar"/>
    <w:uiPriority w:val="1"/>
    <w:qFormat/>
    <w:rsid w:val="00F2581D"/>
    <w:rPr>
      <w:rFonts w:asciiTheme="majorHAnsi" w:eastAsiaTheme="majorEastAsia" w:hAnsiTheme="majorHAnsi" w:cstheme="majorBidi"/>
      <w:szCs w:val="22"/>
    </w:rPr>
  </w:style>
  <w:style w:type="character" w:customStyle="1" w:styleId="NoSpacingChar">
    <w:name w:val="No Spacing Char"/>
    <w:basedOn w:val="DefaultParagraphFont"/>
    <w:link w:val="NoSpacing"/>
    <w:uiPriority w:val="1"/>
    <w:rsid w:val="00F2581D"/>
    <w:rPr>
      <w:rFonts w:asciiTheme="majorHAnsi" w:eastAsiaTheme="majorEastAsia" w:hAnsiTheme="majorHAnsi" w:cstheme="maj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5671">
      <w:bodyDiv w:val="1"/>
      <w:marLeft w:val="0"/>
      <w:marRight w:val="0"/>
      <w:marTop w:val="0"/>
      <w:marBottom w:val="0"/>
      <w:divBdr>
        <w:top w:val="none" w:sz="0" w:space="0" w:color="auto"/>
        <w:left w:val="none" w:sz="0" w:space="0" w:color="auto"/>
        <w:bottom w:val="none" w:sz="0" w:space="0" w:color="auto"/>
        <w:right w:val="none" w:sz="0" w:space="0" w:color="auto"/>
      </w:divBdr>
    </w:div>
    <w:div w:id="71317974">
      <w:bodyDiv w:val="1"/>
      <w:marLeft w:val="0"/>
      <w:marRight w:val="0"/>
      <w:marTop w:val="0"/>
      <w:marBottom w:val="0"/>
      <w:divBdr>
        <w:top w:val="none" w:sz="0" w:space="0" w:color="auto"/>
        <w:left w:val="none" w:sz="0" w:space="0" w:color="auto"/>
        <w:bottom w:val="none" w:sz="0" w:space="0" w:color="auto"/>
        <w:right w:val="none" w:sz="0" w:space="0" w:color="auto"/>
      </w:divBdr>
    </w:div>
    <w:div w:id="292905338">
      <w:bodyDiv w:val="1"/>
      <w:marLeft w:val="0"/>
      <w:marRight w:val="0"/>
      <w:marTop w:val="0"/>
      <w:marBottom w:val="0"/>
      <w:divBdr>
        <w:top w:val="none" w:sz="0" w:space="0" w:color="auto"/>
        <w:left w:val="none" w:sz="0" w:space="0" w:color="auto"/>
        <w:bottom w:val="none" w:sz="0" w:space="0" w:color="auto"/>
        <w:right w:val="none" w:sz="0" w:space="0" w:color="auto"/>
      </w:divBdr>
    </w:div>
    <w:div w:id="295768369">
      <w:bodyDiv w:val="1"/>
      <w:marLeft w:val="0"/>
      <w:marRight w:val="0"/>
      <w:marTop w:val="0"/>
      <w:marBottom w:val="0"/>
      <w:divBdr>
        <w:top w:val="none" w:sz="0" w:space="0" w:color="auto"/>
        <w:left w:val="none" w:sz="0" w:space="0" w:color="auto"/>
        <w:bottom w:val="none" w:sz="0" w:space="0" w:color="auto"/>
        <w:right w:val="none" w:sz="0" w:space="0" w:color="auto"/>
      </w:divBdr>
    </w:div>
    <w:div w:id="307587665">
      <w:bodyDiv w:val="1"/>
      <w:marLeft w:val="0"/>
      <w:marRight w:val="0"/>
      <w:marTop w:val="0"/>
      <w:marBottom w:val="0"/>
      <w:divBdr>
        <w:top w:val="none" w:sz="0" w:space="0" w:color="auto"/>
        <w:left w:val="none" w:sz="0" w:space="0" w:color="auto"/>
        <w:bottom w:val="none" w:sz="0" w:space="0" w:color="auto"/>
        <w:right w:val="none" w:sz="0" w:space="0" w:color="auto"/>
      </w:divBdr>
    </w:div>
    <w:div w:id="511067199">
      <w:bodyDiv w:val="1"/>
      <w:marLeft w:val="0"/>
      <w:marRight w:val="0"/>
      <w:marTop w:val="0"/>
      <w:marBottom w:val="0"/>
      <w:divBdr>
        <w:top w:val="none" w:sz="0" w:space="0" w:color="auto"/>
        <w:left w:val="none" w:sz="0" w:space="0" w:color="auto"/>
        <w:bottom w:val="none" w:sz="0" w:space="0" w:color="auto"/>
        <w:right w:val="none" w:sz="0" w:space="0" w:color="auto"/>
      </w:divBdr>
    </w:div>
    <w:div w:id="545147079">
      <w:bodyDiv w:val="1"/>
      <w:marLeft w:val="0"/>
      <w:marRight w:val="0"/>
      <w:marTop w:val="0"/>
      <w:marBottom w:val="0"/>
      <w:divBdr>
        <w:top w:val="none" w:sz="0" w:space="0" w:color="auto"/>
        <w:left w:val="none" w:sz="0" w:space="0" w:color="auto"/>
        <w:bottom w:val="none" w:sz="0" w:space="0" w:color="auto"/>
        <w:right w:val="none" w:sz="0" w:space="0" w:color="auto"/>
      </w:divBdr>
    </w:div>
    <w:div w:id="619145052">
      <w:bodyDiv w:val="1"/>
      <w:marLeft w:val="0"/>
      <w:marRight w:val="0"/>
      <w:marTop w:val="0"/>
      <w:marBottom w:val="0"/>
      <w:divBdr>
        <w:top w:val="none" w:sz="0" w:space="0" w:color="auto"/>
        <w:left w:val="none" w:sz="0" w:space="0" w:color="auto"/>
        <w:bottom w:val="none" w:sz="0" w:space="0" w:color="auto"/>
        <w:right w:val="none" w:sz="0" w:space="0" w:color="auto"/>
      </w:divBdr>
    </w:div>
    <w:div w:id="737095430">
      <w:bodyDiv w:val="1"/>
      <w:marLeft w:val="0"/>
      <w:marRight w:val="0"/>
      <w:marTop w:val="0"/>
      <w:marBottom w:val="0"/>
      <w:divBdr>
        <w:top w:val="none" w:sz="0" w:space="0" w:color="auto"/>
        <w:left w:val="none" w:sz="0" w:space="0" w:color="auto"/>
        <w:bottom w:val="none" w:sz="0" w:space="0" w:color="auto"/>
        <w:right w:val="none" w:sz="0" w:space="0" w:color="auto"/>
      </w:divBdr>
    </w:div>
    <w:div w:id="757484012">
      <w:bodyDiv w:val="1"/>
      <w:marLeft w:val="0"/>
      <w:marRight w:val="0"/>
      <w:marTop w:val="0"/>
      <w:marBottom w:val="0"/>
      <w:divBdr>
        <w:top w:val="none" w:sz="0" w:space="0" w:color="auto"/>
        <w:left w:val="none" w:sz="0" w:space="0" w:color="auto"/>
        <w:bottom w:val="none" w:sz="0" w:space="0" w:color="auto"/>
        <w:right w:val="none" w:sz="0" w:space="0" w:color="auto"/>
      </w:divBdr>
    </w:div>
    <w:div w:id="804199247">
      <w:bodyDiv w:val="1"/>
      <w:marLeft w:val="0"/>
      <w:marRight w:val="0"/>
      <w:marTop w:val="0"/>
      <w:marBottom w:val="0"/>
      <w:divBdr>
        <w:top w:val="none" w:sz="0" w:space="0" w:color="auto"/>
        <w:left w:val="none" w:sz="0" w:space="0" w:color="auto"/>
        <w:bottom w:val="none" w:sz="0" w:space="0" w:color="auto"/>
        <w:right w:val="none" w:sz="0" w:space="0" w:color="auto"/>
      </w:divBdr>
    </w:div>
    <w:div w:id="827284554">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74792900">
      <w:bodyDiv w:val="1"/>
      <w:marLeft w:val="0"/>
      <w:marRight w:val="0"/>
      <w:marTop w:val="0"/>
      <w:marBottom w:val="0"/>
      <w:divBdr>
        <w:top w:val="none" w:sz="0" w:space="0" w:color="auto"/>
        <w:left w:val="none" w:sz="0" w:space="0" w:color="auto"/>
        <w:bottom w:val="none" w:sz="0" w:space="0" w:color="auto"/>
        <w:right w:val="none" w:sz="0" w:space="0" w:color="auto"/>
      </w:divBdr>
    </w:div>
    <w:div w:id="1047990227">
      <w:bodyDiv w:val="1"/>
      <w:marLeft w:val="0"/>
      <w:marRight w:val="0"/>
      <w:marTop w:val="0"/>
      <w:marBottom w:val="0"/>
      <w:divBdr>
        <w:top w:val="none" w:sz="0" w:space="0" w:color="auto"/>
        <w:left w:val="none" w:sz="0" w:space="0" w:color="auto"/>
        <w:bottom w:val="none" w:sz="0" w:space="0" w:color="auto"/>
        <w:right w:val="none" w:sz="0" w:space="0" w:color="auto"/>
      </w:divBdr>
    </w:div>
    <w:div w:id="1062824986">
      <w:bodyDiv w:val="1"/>
      <w:marLeft w:val="0"/>
      <w:marRight w:val="0"/>
      <w:marTop w:val="0"/>
      <w:marBottom w:val="0"/>
      <w:divBdr>
        <w:top w:val="none" w:sz="0" w:space="0" w:color="auto"/>
        <w:left w:val="none" w:sz="0" w:space="0" w:color="auto"/>
        <w:bottom w:val="none" w:sz="0" w:space="0" w:color="auto"/>
        <w:right w:val="none" w:sz="0" w:space="0" w:color="auto"/>
      </w:divBdr>
    </w:div>
    <w:div w:id="1105808253">
      <w:bodyDiv w:val="1"/>
      <w:marLeft w:val="0"/>
      <w:marRight w:val="0"/>
      <w:marTop w:val="0"/>
      <w:marBottom w:val="0"/>
      <w:divBdr>
        <w:top w:val="none" w:sz="0" w:space="0" w:color="auto"/>
        <w:left w:val="none" w:sz="0" w:space="0" w:color="auto"/>
        <w:bottom w:val="none" w:sz="0" w:space="0" w:color="auto"/>
        <w:right w:val="none" w:sz="0" w:space="0" w:color="auto"/>
      </w:divBdr>
    </w:div>
    <w:div w:id="1125196983">
      <w:bodyDiv w:val="1"/>
      <w:marLeft w:val="0"/>
      <w:marRight w:val="0"/>
      <w:marTop w:val="0"/>
      <w:marBottom w:val="0"/>
      <w:divBdr>
        <w:top w:val="none" w:sz="0" w:space="0" w:color="auto"/>
        <w:left w:val="none" w:sz="0" w:space="0" w:color="auto"/>
        <w:bottom w:val="none" w:sz="0" w:space="0" w:color="auto"/>
        <w:right w:val="none" w:sz="0" w:space="0" w:color="auto"/>
      </w:divBdr>
    </w:div>
    <w:div w:id="1145774350">
      <w:bodyDiv w:val="1"/>
      <w:marLeft w:val="0"/>
      <w:marRight w:val="0"/>
      <w:marTop w:val="0"/>
      <w:marBottom w:val="0"/>
      <w:divBdr>
        <w:top w:val="none" w:sz="0" w:space="0" w:color="auto"/>
        <w:left w:val="none" w:sz="0" w:space="0" w:color="auto"/>
        <w:bottom w:val="none" w:sz="0" w:space="0" w:color="auto"/>
        <w:right w:val="none" w:sz="0" w:space="0" w:color="auto"/>
      </w:divBdr>
    </w:div>
    <w:div w:id="1173957471">
      <w:bodyDiv w:val="1"/>
      <w:marLeft w:val="0"/>
      <w:marRight w:val="0"/>
      <w:marTop w:val="0"/>
      <w:marBottom w:val="0"/>
      <w:divBdr>
        <w:top w:val="none" w:sz="0" w:space="0" w:color="auto"/>
        <w:left w:val="none" w:sz="0" w:space="0" w:color="auto"/>
        <w:bottom w:val="none" w:sz="0" w:space="0" w:color="auto"/>
        <w:right w:val="none" w:sz="0" w:space="0" w:color="auto"/>
      </w:divBdr>
    </w:div>
    <w:div w:id="1214081149">
      <w:bodyDiv w:val="1"/>
      <w:marLeft w:val="0"/>
      <w:marRight w:val="0"/>
      <w:marTop w:val="0"/>
      <w:marBottom w:val="0"/>
      <w:divBdr>
        <w:top w:val="none" w:sz="0" w:space="0" w:color="auto"/>
        <w:left w:val="none" w:sz="0" w:space="0" w:color="auto"/>
        <w:bottom w:val="none" w:sz="0" w:space="0" w:color="auto"/>
        <w:right w:val="none" w:sz="0" w:space="0" w:color="auto"/>
      </w:divBdr>
    </w:div>
    <w:div w:id="1341546641">
      <w:bodyDiv w:val="1"/>
      <w:marLeft w:val="0"/>
      <w:marRight w:val="0"/>
      <w:marTop w:val="0"/>
      <w:marBottom w:val="0"/>
      <w:divBdr>
        <w:top w:val="none" w:sz="0" w:space="0" w:color="auto"/>
        <w:left w:val="none" w:sz="0" w:space="0" w:color="auto"/>
        <w:bottom w:val="none" w:sz="0" w:space="0" w:color="auto"/>
        <w:right w:val="none" w:sz="0" w:space="0" w:color="auto"/>
      </w:divBdr>
    </w:div>
    <w:div w:id="1394620472">
      <w:bodyDiv w:val="1"/>
      <w:marLeft w:val="0"/>
      <w:marRight w:val="0"/>
      <w:marTop w:val="0"/>
      <w:marBottom w:val="0"/>
      <w:divBdr>
        <w:top w:val="none" w:sz="0" w:space="0" w:color="auto"/>
        <w:left w:val="none" w:sz="0" w:space="0" w:color="auto"/>
        <w:bottom w:val="none" w:sz="0" w:space="0" w:color="auto"/>
        <w:right w:val="none" w:sz="0" w:space="0" w:color="auto"/>
      </w:divBdr>
    </w:div>
    <w:div w:id="1463885746">
      <w:bodyDiv w:val="1"/>
      <w:marLeft w:val="0"/>
      <w:marRight w:val="0"/>
      <w:marTop w:val="0"/>
      <w:marBottom w:val="0"/>
      <w:divBdr>
        <w:top w:val="none" w:sz="0" w:space="0" w:color="auto"/>
        <w:left w:val="none" w:sz="0" w:space="0" w:color="auto"/>
        <w:bottom w:val="none" w:sz="0" w:space="0" w:color="auto"/>
        <w:right w:val="none" w:sz="0" w:space="0" w:color="auto"/>
      </w:divBdr>
    </w:div>
    <w:div w:id="1572546850">
      <w:bodyDiv w:val="1"/>
      <w:marLeft w:val="0"/>
      <w:marRight w:val="0"/>
      <w:marTop w:val="0"/>
      <w:marBottom w:val="0"/>
      <w:divBdr>
        <w:top w:val="none" w:sz="0" w:space="0" w:color="auto"/>
        <w:left w:val="none" w:sz="0" w:space="0" w:color="auto"/>
        <w:bottom w:val="none" w:sz="0" w:space="0" w:color="auto"/>
        <w:right w:val="none" w:sz="0" w:space="0" w:color="auto"/>
      </w:divBdr>
    </w:div>
    <w:div w:id="1617247532">
      <w:bodyDiv w:val="1"/>
      <w:marLeft w:val="0"/>
      <w:marRight w:val="0"/>
      <w:marTop w:val="0"/>
      <w:marBottom w:val="0"/>
      <w:divBdr>
        <w:top w:val="none" w:sz="0" w:space="0" w:color="auto"/>
        <w:left w:val="none" w:sz="0" w:space="0" w:color="auto"/>
        <w:bottom w:val="none" w:sz="0" w:space="0" w:color="auto"/>
        <w:right w:val="none" w:sz="0" w:space="0" w:color="auto"/>
      </w:divBdr>
    </w:div>
    <w:div w:id="1633173655">
      <w:bodyDiv w:val="1"/>
      <w:marLeft w:val="0"/>
      <w:marRight w:val="0"/>
      <w:marTop w:val="0"/>
      <w:marBottom w:val="0"/>
      <w:divBdr>
        <w:top w:val="none" w:sz="0" w:space="0" w:color="auto"/>
        <w:left w:val="none" w:sz="0" w:space="0" w:color="auto"/>
        <w:bottom w:val="none" w:sz="0" w:space="0" w:color="auto"/>
        <w:right w:val="none" w:sz="0" w:space="0" w:color="auto"/>
      </w:divBdr>
    </w:div>
    <w:div w:id="1663848150">
      <w:bodyDiv w:val="1"/>
      <w:marLeft w:val="0"/>
      <w:marRight w:val="0"/>
      <w:marTop w:val="0"/>
      <w:marBottom w:val="0"/>
      <w:divBdr>
        <w:top w:val="none" w:sz="0" w:space="0" w:color="auto"/>
        <w:left w:val="none" w:sz="0" w:space="0" w:color="auto"/>
        <w:bottom w:val="none" w:sz="0" w:space="0" w:color="auto"/>
        <w:right w:val="none" w:sz="0" w:space="0" w:color="auto"/>
      </w:divBdr>
    </w:div>
    <w:div w:id="1665431029">
      <w:bodyDiv w:val="1"/>
      <w:marLeft w:val="0"/>
      <w:marRight w:val="0"/>
      <w:marTop w:val="0"/>
      <w:marBottom w:val="0"/>
      <w:divBdr>
        <w:top w:val="none" w:sz="0" w:space="0" w:color="auto"/>
        <w:left w:val="none" w:sz="0" w:space="0" w:color="auto"/>
        <w:bottom w:val="none" w:sz="0" w:space="0" w:color="auto"/>
        <w:right w:val="none" w:sz="0" w:space="0" w:color="auto"/>
      </w:divBdr>
    </w:div>
    <w:div w:id="1793396655">
      <w:bodyDiv w:val="1"/>
      <w:marLeft w:val="0"/>
      <w:marRight w:val="0"/>
      <w:marTop w:val="0"/>
      <w:marBottom w:val="0"/>
      <w:divBdr>
        <w:top w:val="none" w:sz="0" w:space="0" w:color="auto"/>
        <w:left w:val="none" w:sz="0" w:space="0" w:color="auto"/>
        <w:bottom w:val="none" w:sz="0" w:space="0" w:color="auto"/>
        <w:right w:val="none" w:sz="0" w:space="0" w:color="auto"/>
      </w:divBdr>
    </w:div>
    <w:div w:id="1819834010">
      <w:bodyDiv w:val="1"/>
      <w:marLeft w:val="0"/>
      <w:marRight w:val="0"/>
      <w:marTop w:val="0"/>
      <w:marBottom w:val="0"/>
      <w:divBdr>
        <w:top w:val="none" w:sz="0" w:space="0" w:color="auto"/>
        <w:left w:val="none" w:sz="0" w:space="0" w:color="auto"/>
        <w:bottom w:val="none" w:sz="0" w:space="0" w:color="auto"/>
        <w:right w:val="none" w:sz="0" w:space="0" w:color="auto"/>
      </w:divBdr>
    </w:div>
    <w:div w:id="1845702706">
      <w:bodyDiv w:val="1"/>
      <w:marLeft w:val="0"/>
      <w:marRight w:val="0"/>
      <w:marTop w:val="0"/>
      <w:marBottom w:val="0"/>
      <w:divBdr>
        <w:top w:val="none" w:sz="0" w:space="0" w:color="auto"/>
        <w:left w:val="none" w:sz="0" w:space="0" w:color="auto"/>
        <w:bottom w:val="none" w:sz="0" w:space="0" w:color="auto"/>
        <w:right w:val="none" w:sz="0" w:space="0" w:color="auto"/>
      </w:divBdr>
    </w:div>
    <w:div w:id="1955283121">
      <w:bodyDiv w:val="1"/>
      <w:marLeft w:val="0"/>
      <w:marRight w:val="0"/>
      <w:marTop w:val="0"/>
      <w:marBottom w:val="0"/>
      <w:divBdr>
        <w:top w:val="none" w:sz="0" w:space="0" w:color="auto"/>
        <w:left w:val="none" w:sz="0" w:space="0" w:color="auto"/>
        <w:bottom w:val="none" w:sz="0" w:space="0" w:color="auto"/>
        <w:right w:val="none" w:sz="0" w:space="0" w:color="auto"/>
      </w:divBdr>
    </w:div>
    <w:div w:id="1970233887">
      <w:bodyDiv w:val="1"/>
      <w:marLeft w:val="0"/>
      <w:marRight w:val="0"/>
      <w:marTop w:val="0"/>
      <w:marBottom w:val="0"/>
      <w:divBdr>
        <w:top w:val="none" w:sz="0" w:space="0" w:color="auto"/>
        <w:left w:val="none" w:sz="0" w:space="0" w:color="auto"/>
        <w:bottom w:val="none" w:sz="0" w:space="0" w:color="auto"/>
        <w:right w:val="none" w:sz="0" w:space="0" w:color="auto"/>
      </w:divBdr>
    </w:div>
    <w:div w:id="2000886999">
      <w:bodyDiv w:val="1"/>
      <w:marLeft w:val="0"/>
      <w:marRight w:val="0"/>
      <w:marTop w:val="0"/>
      <w:marBottom w:val="0"/>
      <w:divBdr>
        <w:top w:val="none" w:sz="0" w:space="0" w:color="auto"/>
        <w:left w:val="none" w:sz="0" w:space="0" w:color="auto"/>
        <w:bottom w:val="none" w:sz="0" w:space="0" w:color="auto"/>
        <w:right w:val="none" w:sz="0" w:space="0" w:color="auto"/>
      </w:divBdr>
    </w:div>
    <w:div w:id="2022663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www.cdc.gov/mmwr/volumes/71/wr/mm7108a1.htm" TargetMode="External"/><Relationship Id="rId1" Type="http://schemas.openxmlformats.org/officeDocument/2006/relationships/hyperlink" Target="https://www.who.int/publications/i/item/9789240048126"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atsjournals.org/page/ajrccm/www.atsjournals.org" TargetMode="Externa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comments" Target="comments.xml"/><Relationship Id="rId12" Type="http://schemas.openxmlformats.org/officeDocument/2006/relationships/hyperlink" Target="mailto:rada.savic@ucsf.edu" TargetMode="External"/><Relationship Id="rId17" Type="http://schemas.openxmlformats.org/officeDocument/2006/relationships/image" Target="media/image4.png"/><Relationship Id="rId25" Type="http://schemas.openxmlformats.org/officeDocument/2006/relationships/image" Target="media/image12.emf"/><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incent.chang@ucsf.edu" TargetMode="External"/><Relationship Id="rId24"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10" Type="http://schemas.microsoft.com/office/2018/08/relationships/commentsExtensible" Target="commentsExtensible.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35</Pages>
  <Words>20375</Words>
  <Characters>116141</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Isaac</dc:creator>
  <cp:keywords/>
  <dc:description/>
  <cp:lastModifiedBy>Chang, Vincent</cp:lastModifiedBy>
  <cp:revision>1</cp:revision>
  <dcterms:created xsi:type="dcterms:W3CDTF">2023-01-06T18:53:00Z</dcterms:created>
  <dcterms:modified xsi:type="dcterms:W3CDTF">2023-01-17T19:09:00Z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zotero-version="6.0.14"&gt;&lt;session id="S14mKYre"/&gt;&lt;style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y fmtid="{D5CDD505-2E9C-101B-9397-08002B2CF9AE}" pid="4" name="MSIP_Label_7b94a7b8-f06c-4dfe-bdcc-9b548fd58c31_Enabled">
    <vt:lpwstr>true</vt:lpwstr>
  </property>
  <property fmtid="{D5CDD505-2E9C-101B-9397-08002B2CF9AE}" pid="5" name="MSIP_Label_7b94a7b8-f06c-4dfe-bdcc-9b548fd58c31_SetDate">
    <vt:lpwstr>2023-01-06T18:53:24Z</vt:lpwstr>
  </property>
  <property fmtid="{D5CDD505-2E9C-101B-9397-08002B2CF9AE}" pid="6" name="MSIP_Label_7b94a7b8-f06c-4dfe-bdcc-9b548fd58c31_Method">
    <vt:lpwstr>Privileged</vt:lpwstr>
  </property>
  <property fmtid="{D5CDD505-2E9C-101B-9397-08002B2CF9AE}" pid="7" name="MSIP_Label_7b94a7b8-f06c-4dfe-bdcc-9b548fd58c31_Name">
    <vt:lpwstr>7b94a7b8-f06c-4dfe-bdcc-9b548fd58c31</vt:lpwstr>
  </property>
  <property fmtid="{D5CDD505-2E9C-101B-9397-08002B2CF9AE}" pid="8" name="MSIP_Label_7b94a7b8-f06c-4dfe-bdcc-9b548fd58c31_SiteId">
    <vt:lpwstr>9ce70869-60db-44fd-abe8-d2767077fc8f</vt:lpwstr>
  </property>
  <property fmtid="{D5CDD505-2E9C-101B-9397-08002B2CF9AE}" pid="9" name="MSIP_Label_7b94a7b8-f06c-4dfe-bdcc-9b548fd58c31_ActionId">
    <vt:lpwstr>d6249b9f-d44d-448e-a332-ba6112bc2a3b</vt:lpwstr>
  </property>
  <property fmtid="{D5CDD505-2E9C-101B-9397-08002B2CF9AE}" pid="10" name="MSIP_Label_7b94a7b8-f06c-4dfe-bdcc-9b548fd58c31_ContentBits">
    <vt:lpwstr>0</vt:lpwstr>
  </property>
</Properties>
</file>